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7eymrshcmkg" w:id="0"/>
      <w:bookmarkEnd w:id="0"/>
      <w:r w:rsidDel="00000000" w:rsidR="00000000" w:rsidRPr="00000000">
        <w:rPr>
          <w:b w:val="1"/>
          <w:bCs w:val="1"/>
          <w:sz w:val="34"/>
          <w:szCs w:val="34"/>
          <w:rtl w:val="0"/>
        </w:rPr>
        <w:t xml:space="preserve">Standard Operating Procedure (SOP): Event Kiosk </w:t>
      </w:r>
      <w:commentRangeStart w:id="0"/>
      <w:r w:rsidDel="00000000" w:rsidR="00000000" w:rsidRPr="00000000">
        <w:rPr>
          <w:b w:val="1"/>
          <w:bCs w:val="1"/>
          <w:sz w:val="34"/>
          <w:szCs w:val="34"/>
          <w:rtl w:val="0"/>
        </w:rPr>
        <w:t xml:space="preserve">Rental</w:t>
      </w:r>
      <w:commentRangeEnd w:id="0"/>
      <w:r w:rsidDel="00000000" w:rsidR="00000000" w:rsidRPr="00000000">
        <w:commentReference w:id="0"/>
      </w:r>
      <w:r w:rsidDel="00000000" w:rsidR="00000000" w:rsidRPr="00000000">
        <w:rPr>
          <w:b w:val="1"/>
          <w:bCs w:val="1"/>
          <w:sz w:val="34"/>
          <w:szCs w:val="34"/>
          <w:rtl w:val="0"/>
        </w:rPr>
        <w:t xml:space="preserve"> IT Operations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IT</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[7/2/2025]</w:t>
        <w:br w:type="textWrapping"/>
        <w:t xml:space="preserve"> </w:t>
      </w:r>
      <w:r w:rsidDel="00000000" w:rsidR="00000000" w:rsidRPr="00000000">
        <w:rPr>
          <w:b w:val="1"/>
          <w:bCs w:val="1"/>
          <w:rtl w:val="0"/>
        </w:rPr>
        <w:t xml:space="preserve">Scope:</w:t>
      </w:r>
      <w:r w:rsidDel="00000000" w:rsidR="00000000" w:rsidRPr="00000000">
        <w:rPr>
          <w:rtl w:val="0"/>
        </w:rPr>
        <w:t xml:space="preserve"> Applies to all IT staff responsible for preparing, deploying, and supporting kiosks for event rentals.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99bbxqf9lpl"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To ensure all event kiosks are properly maintained, updated, securely packed, deployed, and supported, providing a seamless and secure user experience. This SOP covers every step of the IT department’s responsibilities in managing event kiosk rentals covering maintenance, content updates, deployment, on-site checks, client communication, and remote monitoring.</w:t>
      </w:r>
    </w:p>
    <w:p w:rsidR="00000000" w:rsidDel="00000000" w:rsidP="00000000" w:rsidRDefault="00000000" w:rsidRPr="00000000" w14:paraId="00000005">
      <w:pPr>
        <w:spacing w:after="240" w:before="240" w:lineRule="auto"/>
        <w:rPr>
          <w:b w:val="1"/>
          <w:bCs w:val="1"/>
          <w:sz w:val="34"/>
          <w:szCs w:val="34"/>
        </w:rPr>
      </w:pPr>
      <w:r w:rsidDel="00000000" w:rsidR="00000000" w:rsidRPr="00000000">
        <w:rPr>
          <w:b w:val="1"/>
          <w:bCs w:val="1"/>
          <w:sz w:val="34"/>
          <w:szCs w:val="34"/>
          <w:rtl w:val="0"/>
        </w:rPr>
        <w:t xml:space="preserve">2. Responsibilities</w:t>
      </w:r>
    </w:p>
    <w:p w:rsidR="00000000" w:rsidDel="00000000" w:rsidP="00000000" w:rsidRDefault="00000000" w:rsidRPr="00000000" w14:paraId="00000006">
      <w:pPr>
        <w:numPr>
          <w:ilvl w:val="0"/>
          <w:numId w:val="4"/>
        </w:numPr>
        <w:spacing w:after="0" w:afterAutospacing="0" w:before="240" w:lineRule="auto"/>
        <w:ind w:left="720" w:hanging="360"/>
      </w:pPr>
      <w:r w:rsidDel="00000000" w:rsidR="00000000" w:rsidRPr="00000000">
        <w:rPr>
          <w:b w:val="1"/>
          <w:bCs w:val="1"/>
          <w:rtl w:val="0"/>
        </w:rPr>
        <w:t xml:space="preserve">IT Specialist: </w:t>
      </w:r>
      <w:r w:rsidDel="00000000" w:rsidR="00000000" w:rsidRPr="00000000">
        <w:rPr>
          <w:rtl w:val="0"/>
        </w:rPr>
        <w:t xml:space="preserve">Maintenance, software updates, hardware checks, packing, deployment, and onsite support.</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b w:val="1"/>
          <w:bCs w:val="1"/>
          <w:rtl w:val="0"/>
        </w:rPr>
        <w:t xml:space="preserve">IT Interns:</w:t>
      </w:r>
      <w:r w:rsidDel="00000000" w:rsidR="00000000" w:rsidRPr="00000000">
        <w:rPr>
          <w:rtl w:val="0"/>
        </w:rPr>
        <w:t xml:space="preserve"> Assist IT Specialists with maintenance, updates, hardware checks, packing, deployment, and on-site support under supervision.</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b w:val="1"/>
          <w:bCs w:val="1"/>
          <w:rtl w:val="0"/>
        </w:rPr>
        <w:t xml:space="preserve">Project</w:t>
      </w:r>
      <w:r w:rsidDel="00000000" w:rsidR="00000000" w:rsidRPr="00000000">
        <w:rPr>
          <w:b w:val="1"/>
          <w:bCs w:val="1"/>
          <w:rtl w:val="0"/>
        </w:rPr>
        <w:t xml:space="preserve"> Manager:</w:t>
      </w:r>
      <w:r w:rsidDel="00000000" w:rsidR="00000000" w:rsidRPr="00000000">
        <w:rPr>
          <w:rtl w:val="0"/>
        </w:rPr>
        <w:t xml:space="preserve"> Oversee the entire process, give final approvals, and act as the escalation contact for any issues. Coordinates between IT and the client for high-level issues or changes in scope. Assists with packing and delivering the Kiosk. </w:t>
        <w:br w:type="textWrapping"/>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rlyrcadv2vku" w:id="2"/>
      <w:bookmarkEnd w:id="2"/>
      <w:r w:rsidDel="00000000" w:rsidR="00000000" w:rsidRPr="00000000">
        <w:rPr>
          <w:b w:val="1"/>
          <w:bCs w:val="1"/>
          <w:sz w:val="34"/>
          <w:szCs w:val="34"/>
          <w:rtl w:val="0"/>
        </w:rPr>
        <w:t xml:space="preserve">3. Procedure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cj9xg92aldhz" w:id="3"/>
      <w:bookmarkEnd w:id="3"/>
      <w:r w:rsidDel="00000000" w:rsidR="00000000" w:rsidRPr="00000000">
        <w:rPr>
          <w:b w:val="1"/>
          <w:bCs w:val="1"/>
          <w:sz w:val="34"/>
          <w:szCs w:val="34"/>
          <w:rtl w:val="0"/>
        </w:rPr>
        <w:t xml:space="preserve">A. Pre-Event Preparation</w:t>
      </w:r>
    </w:p>
    <w:p w:rsidR="00000000" w:rsidDel="00000000" w:rsidP="00000000" w:rsidRDefault="00000000" w:rsidRPr="00000000" w14:paraId="0000000B">
      <w:pPr>
        <w:numPr>
          <w:ilvl w:val="0"/>
          <w:numId w:val="23"/>
        </w:numPr>
        <w:spacing w:after="0" w:afterAutospacing="0" w:before="240" w:lineRule="auto"/>
        <w:ind w:left="720" w:hanging="360"/>
      </w:pPr>
      <w:r w:rsidDel="00000000" w:rsidR="00000000" w:rsidRPr="00000000">
        <w:rPr>
          <w:b w:val="1"/>
          <w:bCs w:val="1"/>
          <w:rtl w:val="0"/>
        </w:rPr>
        <w:t xml:space="preserve">Maintenance &amp; Upgrade</w:t>
        <w:br w:type="textWrapping"/>
      </w:r>
    </w:p>
    <w:p w:rsidR="00000000" w:rsidDel="00000000" w:rsidP="00000000" w:rsidRDefault="00000000" w:rsidRPr="00000000" w14:paraId="0000000C">
      <w:pPr>
        <w:numPr>
          <w:ilvl w:val="1"/>
          <w:numId w:val="23"/>
        </w:numPr>
        <w:spacing w:after="0" w:afterAutospacing="0" w:before="0" w:beforeAutospacing="0" w:lineRule="auto"/>
        <w:ind w:left="1440" w:hanging="360"/>
      </w:pPr>
      <w:r w:rsidDel="00000000" w:rsidR="00000000" w:rsidRPr="00000000">
        <w:rPr>
          <w:rtl w:val="0"/>
        </w:rPr>
        <w:t xml:space="preserve">Check Kiosk availability based on the event/rental request.</w:t>
      </w:r>
    </w:p>
    <w:p w:rsidR="00000000" w:rsidDel="00000000" w:rsidP="00000000" w:rsidRDefault="00000000" w:rsidRPr="00000000" w14:paraId="0000000D">
      <w:pPr>
        <w:numPr>
          <w:ilvl w:val="1"/>
          <w:numId w:val="23"/>
        </w:numPr>
        <w:spacing w:after="0" w:afterAutospacing="0" w:before="0" w:beforeAutospacing="0" w:lineRule="auto"/>
        <w:ind w:left="1440" w:hanging="360"/>
      </w:pPr>
      <w:r w:rsidDel="00000000" w:rsidR="00000000" w:rsidRPr="00000000">
        <w:rPr>
          <w:rtl w:val="0"/>
        </w:rPr>
        <w:t xml:space="preserve">Inspect hardware for physical damage or wear.</w:t>
      </w:r>
    </w:p>
    <w:p w:rsidR="00000000" w:rsidDel="00000000" w:rsidP="00000000" w:rsidRDefault="00000000" w:rsidRPr="00000000" w14:paraId="0000000E">
      <w:pPr>
        <w:numPr>
          <w:ilvl w:val="1"/>
          <w:numId w:val="23"/>
        </w:numPr>
        <w:spacing w:after="0" w:afterAutospacing="0" w:before="0" w:beforeAutospacing="0" w:lineRule="auto"/>
        <w:ind w:left="1440" w:hanging="360"/>
      </w:pPr>
      <w:r w:rsidDel="00000000" w:rsidR="00000000" w:rsidRPr="00000000">
        <w:rPr>
          <w:rtl w:val="0"/>
        </w:rPr>
        <w:t xml:space="preserve">Clean and dust all components.</w:t>
      </w:r>
    </w:p>
    <w:p w:rsidR="00000000" w:rsidDel="00000000" w:rsidP="00000000" w:rsidRDefault="00000000" w:rsidRPr="00000000" w14:paraId="0000000F">
      <w:pPr>
        <w:numPr>
          <w:ilvl w:val="1"/>
          <w:numId w:val="23"/>
        </w:numPr>
        <w:spacing w:after="0" w:afterAutospacing="0" w:before="0" w:beforeAutospacing="0" w:lineRule="auto"/>
        <w:ind w:left="1440" w:hanging="360"/>
      </w:pPr>
      <w:r w:rsidDel="00000000" w:rsidR="00000000" w:rsidRPr="00000000">
        <w:rPr>
          <w:rtl w:val="0"/>
        </w:rPr>
        <w:t xml:space="preserve">Update Ubuntu to the latest stable patches for 20.</w:t>
      </w:r>
      <w:commentRangeStart w:id="1"/>
      <w:commentRangeStart w:id="2"/>
      <w:r w:rsidDel="00000000" w:rsidR="00000000" w:rsidRPr="00000000">
        <w:rPr>
          <w:rtl w:val="0"/>
        </w:rPr>
        <w:t xml:space="preserve">04</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w:t>
      </w:r>
    </w:p>
    <w:p w:rsidR="00000000" w:rsidDel="00000000" w:rsidP="00000000" w:rsidRDefault="00000000" w:rsidRPr="00000000" w14:paraId="00000010">
      <w:pPr>
        <w:numPr>
          <w:ilvl w:val="1"/>
          <w:numId w:val="23"/>
        </w:numPr>
        <w:spacing w:after="0" w:afterAutospacing="0" w:before="0" w:beforeAutospacing="0" w:lineRule="auto"/>
        <w:ind w:left="1440" w:hanging="360"/>
      </w:pPr>
      <w:commentRangeStart w:id="3"/>
      <w:commentRangeStart w:id="4"/>
      <w:r w:rsidDel="00000000" w:rsidR="00000000" w:rsidRPr="00000000">
        <w:rPr>
          <w:rtl w:val="0"/>
        </w:rPr>
        <w:t xml:space="preserve">Upgrade kiosk software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and ensure all security patches are applied.(</w:t>
      </w:r>
      <w:r w:rsidDel="00000000" w:rsidR="00000000" w:rsidRPr="00000000">
        <w:rPr>
          <w:highlight w:val="yellow"/>
          <w:rtl w:val="0"/>
        </w:rPr>
        <w:t xml:space="preserve">Note to add the updating procedure )</w:t>
      </w:r>
    </w:p>
    <w:p w:rsidR="00000000" w:rsidDel="00000000" w:rsidP="00000000" w:rsidRDefault="00000000" w:rsidRPr="00000000" w14:paraId="00000011">
      <w:pPr>
        <w:numPr>
          <w:ilvl w:val="1"/>
          <w:numId w:val="23"/>
        </w:numPr>
        <w:spacing w:after="0" w:afterAutospacing="0" w:before="0" w:beforeAutospacing="0" w:lineRule="auto"/>
        <w:ind w:left="1440" w:hanging="360"/>
      </w:pPr>
      <w:r w:rsidDel="00000000" w:rsidR="00000000" w:rsidRPr="00000000">
        <w:rPr>
          <w:rtl w:val="0"/>
        </w:rPr>
        <w:t xml:space="preserve">Check Google Chrome version is up to date with the current version.</w:t>
      </w:r>
    </w:p>
    <w:p w:rsidR="00000000" w:rsidDel="00000000" w:rsidP="00000000" w:rsidRDefault="00000000" w:rsidRPr="00000000" w14:paraId="00000012">
      <w:pPr>
        <w:numPr>
          <w:ilvl w:val="1"/>
          <w:numId w:val="23"/>
        </w:numPr>
        <w:spacing w:after="0" w:afterAutospacing="0" w:before="0" w:beforeAutospacing="0" w:lineRule="auto"/>
        <w:ind w:left="1440" w:hanging="360"/>
      </w:pPr>
      <w:r w:rsidDel="00000000" w:rsidR="00000000" w:rsidRPr="00000000">
        <w:rPr>
          <w:rtl w:val="0"/>
        </w:rPr>
        <w:t xml:space="preserve">Test peripherals (touchscreen, printers, Wi-Fi card, Sound)</w:t>
        <w:br w:type="textWrapping"/>
      </w:r>
    </w:p>
    <w:p w:rsidR="00000000" w:rsidDel="00000000" w:rsidP="00000000" w:rsidRDefault="00000000" w:rsidRPr="00000000" w14:paraId="00000013">
      <w:pPr>
        <w:numPr>
          <w:ilvl w:val="0"/>
          <w:numId w:val="23"/>
        </w:numPr>
        <w:spacing w:after="0" w:afterAutospacing="0" w:before="0" w:beforeAutospacing="0" w:lineRule="auto"/>
        <w:ind w:left="720" w:hanging="360"/>
      </w:pPr>
      <w:r w:rsidDel="00000000" w:rsidR="00000000" w:rsidRPr="00000000">
        <w:rPr>
          <w:b w:val="1"/>
          <w:bCs w:val="1"/>
          <w:rtl w:val="0"/>
        </w:rPr>
        <w:t xml:space="preserve">Content Update</w:t>
        <w:br w:type="textWrapping"/>
      </w:r>
    </w:p>
    <w:p w:rsidR="00000000" w:rsidDel="00000000" w:rsidP="00000000" w:rsidRDefault="00000000" w:rsidRPr="00000000" w14:paraId="00000014">
      <w:pPr>
        <w:numPr>
          <w:ilvl w:val="1"/>
          <w:numId w:val="23"/>
        </w:numPr>
        <w:ind w:left="1440" w:hanging="360"/>
        <w:rPr>
          <w:u w:val="none"/>
        </w:rPr>
      </w:pPr>
      <w:r w:rsidDel="00000000" w:rsidR="00000000" w:rsidRPr="00000000">
        <w:rPr>
          <w:b w:val="1"/>
          <w:bCs w:val="1"/>
          <w:rtl w:val="0"/>
        </w:rPr>
        <w:t xml:space="preserve">Request for content:</w:t>
      </w:r>
      <w:r w:rsidDel="00000000" w:rsidR="00000000" w:rsidRPr="00000000">
        <w:rPr>
          <w:b w:val="0"/>
          <w:bCs w:val="0"/>
          <w:rtl w:val="0"/>
        </w:rPr>
        <w:t xml:space="preserve"> Request for final approved content to be uploaded to the kiosk</w:t>
      </w:r>
    </w:p>
    <w:p w:rsidR="00000000" w:rsidDel="00000000" w:rsidP="00000000" w:rsidRDefault="00000000" w:rsidRPr="00000000" w14:paraId="00000015">
      <w:pPr>
        <w:numPr>
          <w:ilvl w:val="1"/>
          <w:numId w:val="23"/>
        </w:numPr>
        <w:ind w:left="1440" w:hanging="360"/>
        <w:rPr>
          <w:u w:val="none"/>
        </w:rPr>
      </w:pPr>
      <w:r w:rsidDel="00000000" w:rsidR="00000000" w:rsidRPr="00000000">
        <w:rPr>
          <w:b w:val="1"/>
          <w:bCs w:val="1"/>
          <w:rtl w:val="0"/>
        </w:rPr>
        <w:t xml:space="preserve">Upload New Content:</w:t>
      </w:r>
      <w:r w:rsidDel="00000000" w:rsidR="00000000" w:rsidRPr="00000000">
        <w:rPr>
          <w:b w:val="0"/>
          <w:bCs w:val="0"/>
          <w:rtl w:val="0"/>
        </w:rPr>
        <w:t xml:space="preserve"> Load the event-specific content (e.g., URL, videos, offline wordpress) onto the kiosk. This might involve downloading new files or deploying an updated content package provided by the </w:t>
      </w:r>
      <w:commentRangeStart w:id="5"/>
      <w:r w:rsidDel="00000000" w:rsidR="00000000" w:rsidRPr="00000000">
        <w:rPr>
          <w:b w:val="0"/>
          <w:bCs w:val="0"/>
          <w:rtl w:val="0"/>
        </w:rPr>
        <w:t xml:space="preserve">client</w:t>
      </w:r>
      <w:commentRangeEnd w:id="5"/>
      <w:r w:rsidDel="00000000" w:rsidR="00000000" w:rsidRPr="00000000">
        <w:commentReference w:id="5"/>
      </w:r>
      <w:r w:rsidDel="00000000" w:rsidR="00000000" w:rsidRPr="00000000">
        <w:rPr>
          <w:b w:val="0"/>
          <w:bCs w:val="0"/>
          <w:rtl w:val="0"/>
        </w:rPr>
        <w:t xml:space="preserve">. </w:t>
      </w:r>
      <w:r w:rsidDel="00000000" w:rsidR="00000000" w:rsidRPr="00000000">
        <w:rPr>
          <w:b w:val="0"/>
          <w:bCs w:val="0"/>
          <w:rtl w:val="0"/>
        </w:rPr>
        <w:t xml:space="preserve">(</w:t>
      </w:r>
      <w:r w:rsidDel="00000000" w:rsidR="00000000" w:rsidRPr="00000000">
        <w:rPr>
          <w:rtl w:val="0"/>
        </w:rPr>
        <w:t xml:space="preserve">refer</w:t>
      </w:r>
      <w:r w:rsidDel="00000000" w:rsidR="00000000" w:rsidRPr="00000000">
        <w:rPr>
          <w:b w:val="0"/>
          <w:bCs w:val="0"/>
          <w:rtl w:val="0"/>
        </w:rPr>
        <w:t xml:space="preserve"> content update manual)</w:t>
      </w:r>
      <w:r w:rsidDel="00000000" w:rsidR="00000000" w:rsidRPr="00000000">
        <w:rPr>
          <w:rtl w:val="0"/>
        </w:rPr>
      </w:r>
    </w:p>
    <w:p w:rsidR="00000000" w:rsidDel="00000000" w:rsidP="00000000" w:rsidRDefault="00000000" w:rsidRPr="00000000" w14:paraId="00000016">
      <w:pPr>
        <w:numPr>
          <w:ilvl w:val="1"/>
          <w:numId w:val="23"/>
        </w:numPr>
        <w:spacing w:after="0" w:afterAutospacing="0"/>
        <w:ind w:left="1440" w:hanging="360"/>
        <w:rPr>
          <w:u w:val="none"/>
        </w:rPr>
      </w:pPr>
      <w:r w:rsidDel="00000000" w:rsidR="00000000" w:rsidRPr="00000000">
        <w:rPr>
          <w:b w:val="1"/>
          <w:bCs w:val="1"/>
          <w:rtl w:val="0"/>
        </w:rPr>
        <w:t xml:space="preserve">Functionality Test</w:t>
      </w:r>
      <w:r w:rsidDel="00000000" w:rsidR="00000000" w:rsidRPr="00000000">
        <w:rPr>
          <w:b w:val="0"/>
          <w:bCs w:val="0"/>
          <w:rtl w:val="0"/>
        </w:rPr>
        <w:t xml:space="preserve">: Run the kiosk software with the new content and thoroughly </w:t>
      </w:r>
      <w:commentRangeStart w:id="6"/>
      <w:commentRangeStart w:id="7"/>
      <w:r w:rsidDel="00000000" w:rsidR="00000000" w:rsidRPr="00000000">
        <w:rPr>
          <w:b w:val="0"/>
          <w:bCs w:val="0"/>
          <w:rtl w:val="0"/>
        </w:rPr>
        <w:t xml:space="preserve">test</w:t>
      </w:r>
      <w:commentRangeEnd w:id="6"/>
      <w:r w:rsidDel="00000000" w:rsidR="00000000" w:rsidRPr="00000000">
        <w:commentReference w:id="6"/>
      </w:r>
      <w:commentRangeEnd w:id="7"/>
      <w:r w:rsidDel="00000000" w:rsidR="00000000" w:rsidRPr="00000000">
        <w:commentReference w:id="7"/>
      </w:r>
      <w:r w:rsidDel="00000000" w:rsidR="00000000" w:rsidRPr="00000000">
        <w:rPr>
          <w:b w:val="0"/>
          <w:bCs w:val="0"/>
          <w:rtl w:val="0"/>
        </w:rPr>
        <w:t xml:space="preserve"> all media and interactive elements. Ensure videos play correctly, images and text display properly, and interactive features ( buttons, forms, links) function as intended.</w:t>
      </w:r>
      <w:r w:rsidDel="00000000" w:rsidR="00000000" w:rsidRPr="00000000">
        <w:rPr>
          <w:rtl w:val="0"/>
        </w:rPr>
        <w:br w:type="textWrapping"/>
      </w:r>
      <w:r w:rsidDel="00000000" w:rsidR="00000000" w:rsidRPr="00000000">
        <w:rPr>
          <w:rtl w:val="0"/>
        </w:rPr>
        <w:br w:type="textWrapping"/>
      </w:r>
    </w:p>
    <w:p w:rsidR="00000000" w:rsidDel="00000000" w:rsidP="00000000" w:rsidRDefault="00000000" w:rsidRPr="00000000" w14:paraId="00000017">
      <w:pPr>
        <w:numPr>
          <w:ilvl w:val="0"/>
          <w:numId w:val="23"/>
        </w:numPr>
        <w:spacing w:after="0" w:afterAutospacing="0" w:before="0" w:beforeAutospacing="0" w:lineRule="auto"/>
        <w:ind w:left="720" w:hanging="360"/>
      </w:pPr>
      <w:r w:rsidDel="00000000" w:rsidR="00000000" w:rsidRPr="00000000">
        <w:rPr>
          <w:b w:val="1"/>
          <w:bCs w:val="1"/>
          <w:rtl w:val="0"/>
        </w:rPr>
        <w:t xml:space="preserve">System Testing</w:t>
        <w:br w:type="textWrapping"/>
      </w:r>
    </w:p>
    <w:p w:rsidR="00000000" w:rsidDel="00000000" w:rsidP="00000000" w:rsidRDefault="00000000" w:rsidRPr="00000000" w14:paraId="00000018">
      <w:pPr>
        <w:numPr>
          <w:ilvl w:val="1"/>
          <w:numId w:val="23"/>
        </w:numPr>
        <w:spacing w:after="0" w:afterAutospacing="0" w:before="0" w:beforeAutospacing="0" w:lineRule="auto"/>
        <w:ind w:left="1440" w:hanging="360"/>
      </w:pPr>
      <w:r w:rsidDel="00000000" w:rsidR="00000000" w:rsidRPr="00000000">
        <w:rPr>
          <w:b w:val="1"/>
          <w:bCs w:val="1"/>
          <w:rtl w:val="0"/>
        </w:rPr>
        <w:t xml:space="preserve">Reboot and Monitor:</w:t>
      </w:r>
      <w:r w:rsidDel="00000000" w:rsidR="00000000" w:rsidRPr="00000000">
        <w:rPr>
          <w:rtl w:val="0"/>
        </w:rPr>
        <w:t xml:space="preserve"> </w:t>
      </w:r>
      <w:commentRangeStart w:id="8"/>
      <w:r w:rsidDel="00000000" w:rsidR="00000000" w:rsidRPr="00000000">
        <w:rPr>
          <w:rtl w:val="0"/>
        </w:rPr>
        <w:t xml:space="preserve">Reboot</w:t>
      </w:r>
      <w:commentRangeEnd w:id="8"/>
      <w:r w:rsidDel="00000000" w:rsidR="00000000" w:rsidRPr="00000000">
        <w:commentReference w:id="8"/>
      </w:r>
      <w:r w:rsidDel="00000000" w:rsidR="00000000" w:rsidRPr="00000000">
        <w:rPr>
          <w:rtl w:val="0"/>
        </w:rPr>
        <w:t xml:space="preserve"> the kiosk after updates and observe the startup sequence. Check that it boots directly into the kiosk application without errors. Look for any error messages or unusual behavior during startup/shutdown.</w:t>
      </w:r>
    </w:p>
    <w:p w:rsidR="00000000" w:rsidDel="00000000" w:rsidP="00000000" w:rsidRDefault="00000000" w:rsidRPr="00000000" w14:paraId="00000019">
      <w:pPr>
        <w:numPr>
          <w:ilvl w:val="2"/>
          <w:numId w:val="23"/>
        </w:numPr>
        <w:spacing w:after="0" w:afterAutospacing="0" w:before="0" w:beforeAutospacing="0" w:lineRule="auto"/>
        <w:ind w:left="2160" w:hanging="360"/>
        <w:rPr>
          <w:b w:val="1"/>
          <w:bCs w:val="1"/>
        </w:rPr>
      </w:pPr>
      <w:r w:rsidDel="00000000" w:rsidR="00000000" w:rsidRPr="00000000">
        <w:rPr>
          <w:b w:val="1"/>
          <w:bCs w:val="1"/>
          <w:rtl w:val="0"/>
        </w:rPr>
        <w:t xml:space="preserve">Manual method: </w:t>
      </w:r>
      <w:r w:rsidDel="00000000" w:rsidR="00000000" w:rsidRPr="00000000">
        <w:rPr>
          <w:rtl w:val="0"/>
        </w:rPr>
      </w:r>
    </w:p>
    <w:p w:rsidR="00000000" w:rsidDel="00000000" w:rsidP="00000000" w:rsidRDefault="00000000" w:rsidRPr="00000000" w14:paraId="0000001A">
      <w:pPr>
        <w:numPr>
          <w:ilvl w:val="3"/>
          <w:numId w:val="23"/>
        </w:numPr>
        <w:ind w:left="2880" w:hanging="360"/>
      </w:pPr>
      <w:r w:rsidDel="00000000" w:rsidR="00000000" w:rsidRPr="00000000">
        <w:rPr>
          <w:rtl w:val="0"/>
        </w:rPr>
        <w:t xml:space="preserve">Open the back panel and relock it with Key #600.</w:t>
      </w:r>
    </w:p>
    <w:p w:rsidR="00000000" w:rsidDel="00000000" w:rsidP="00000000" w:rsidRDefault="00000000" w:rsidRPr="00000000" w14:paraId="0000001B">
      <w:pPr>
        <w:numPr>
          <w:ilvl w:val="3"/>
          <w:numId w:val="23"/>
        </w:numPr>
        <w:ind w:left="2880" w:hanging="360"/>
      </w:pPr>
      <w:r w:rsidDel="00000000" w:rsidR="00000000" w:rsidRPr="00000000">
        <w:rPr>
          <w:rtl w:val="0"/>
        </w:rPr>
        <w:t xml:space="preserve">Connect a USB Keyboard</w:t>
      </w:r>
    </w:p>
    <w:p w:rsidR="00000000" w:rsidDel="00000000" w:rsidP="00000000" w:rsidRDefault="00000000" w:rsidRPr="00000000" w14:paraId="0000001C">
      <w:pPr>
        <w:numPr>
          <w:ilvl w:val="3"/>
          <w:numId w:val="23"/>
        </w:numPr>
        <w:ind w:left="2880" w:hanging="360"/>
      </w:pPr>
      <w:r w:rsidDel="00000000" w:rsidR="00000000" w:rsidRPr="00000000">
        <w:rPr>
          <w:rtl w:val="0"/>
        </w:rPr>
        <w:t xml:space="preserve">Plug the keyboard into an available USB port inside the kiosk.</w:t>
      </w:r>
    </w:p>
    <w:p w:rsidR="00000000" w:rsidDel="00000000" w:rsidP="00000000" w:rsidRDefault="00000000" w:rsidRPr="00000000" w14:paraId="0000001D">
      <w:pPr>
        <w:numPr>
          <w:ilvl w:val="3"/>
          <w:numId w:val="23"/>
        </w:numPr>
        <w:ind w:left="2880" w:hanging="360"/>
      </w:pPr>
      <w:r w:rsidDel="00000000" w:rsidR="00000000" w:rsidRPr="00000000">
        <w:rPr>
          <w:rtl w:val="0"/>
        </w:rPr>
        <w:t xml:space="preserve">Open Terminal (Using Keyboard Shortcut) Press Ctrl + Alt + T (common Linux shortcut) to open the terminal. (If that doesn’t work, try Ctrl + Shift + T or Alt + F2 and type gnome-terminal.)</w:t>
      </w:r>
    </w:p>
    <w:p w:rsidR="00000000" w:rsidDel="00000000" w:rsidP="00000000" w:rsidRDefault="00000000" w:rsidRPr="00000000" w14:paraId="0000001E">
      <w:pPr>
        <w:numPr>
          <w:ilvl w:val="3"/>
          <w:numId w:val="23"/>
        </w:numPr>
        <w:ind w:left="2880" w:hanging="360"/>
      </w:pPr>
      <w:r w:rsidDel="00000000" w:rsidR="00000000" w:rsidRPr="00000000">
        <w:rPr>
          <w:rtl w:val="0"/>
        </w:rPr>
        <w:t xml:space="preserve">In the terminal, type:</w:t>
      </w:r>
    </w:p>
    <w:p w:rsidR="00000000" w:rsidDel="00000000" w:rsidP="00000000" w:rsidRDefault="00000000" w:rsidRPr="00000000" w14:paraId="0000001F">
      <w:pPr>
        <w:numPr>
          <w:ilvl w:val="3"/>
          <w:numId w:val="23"/>
        </w:numPr>
        <w:ind w:left="2880" w:hanging="360"/>
        <w:rPr>
          <w:i w:val="1"/>
          <w:iCs w:val="1"/>
        </w:rPr>
      </w:pPr>
      <w:r w:rsidDel="00000000" w:rsidR="00000000" w:rsidRPr="00000000">
        <w:rPr>
          <w:i w:val="1"/>
          <w:iCs w:val="1"/>
          <w:rtl w:val="0"/>
        </w:rPr>
        <w:t xml:space="preserve">sudo reboot</w:t>
      </w:r>
    </w:p>
    <w:p w:rsidR="00000000" w:rsidDel="00000000" w:rsidP="00000000" w:rsidRDefault="00000000" w:rsidRPr="00000000" w14:paraId="00000020">
      <w:pPr>
        <w:numPr>
          <w:ilvl w:val="3"/>
          <w:numId w:val="23"/>
        </w:numPr>
        <w:ind w:left="2880" w:hanging="360"/>
      </w:pPr>
      <w:r w:rsidDel="00000000" w:rsidR="00000000" w:rsidRPr="00000000">
        <w:rPr>
          <w:rtl w:val="0"/>
        </w:rPr>
        <w:t xml:space="preserve">Enter the admin password if prompted (Bm3Admin).</w:t>
      </w:r>
    </w:p>
    <w:p w:rsidR="00000000" w:rsidDel="00000000" w:rsidP="00000000" w:rsidRDefault="00000000" w:rsidRPr="00000000" w14:paraId="00000021">
      <w:pPr>
        <w:numPr>
          <w:ilvl w:val="3"/>
          <w:numId w:val="23"/>
        </w:numPr>
        <w:ind w:left="2880" w:hanging="360"/>
      </w:pPr>
      <w:r w:rsidDel="00000000" w:rsidR="00000000" w:rsidRPr="00000000">
        <w:rPr>
          <w:rtl w:val="0"/>
        </w:rPr>
        <w:t xml:space="preserve">Wait for the kiosk to restart.</w:t>
      </w:r>
    </w:p>
    <w:p w:rsidR="00000000" w:rsidDel="00000000" w:rsidP="00000000" w:rsidRDefault="00000000" w:rsidRPr="00000000" w14:paraId="00000022">
      <w:pPr>
        <w:numPr>
          <w:ilvl w:val="3"/>
          <w:numId w:val="23"/>
        </w:numPr>
        <w:ind w:left="2880" w:hanging="360"/>
      </w:pPr>
      <w:r w:rsidDel="00000000" w:rsidR="00000000" w:rsidRPr="00000000">
        <w:rPr>
          <w:rtl w:val="0"/>
        </w:rPr>
        <w:t xml:space="preserve">After reboot, safely disconnect the keyboard.</w:t>
      </w:r>
    </w:p>
    <w:p w:rsidR="00000000" w:rsidDel="00000000" w:rsidP="00000000" w:rsidRDefault="00000000" w:rsidRPr="00000000" w14:paraId="00000023">
      <w:pPr>
        <w:numPr>
          <w:ilvl w:val="3"/>
          <w:numId w:val="23"/>
        </w:numPr>
        <w:ind w:left="2880" w:hanging="360"/>
      </w:pPr>
      <w:r w:rsidDel="00000000" w:rsidR="00000000" w:rsidRPr="00000000">
        <w:rPr>
          <w:rtl w:val="0"/>
        </w:rPr>
        <w:t xml:space="preserve">Close the back panel and relock it with Key #600.</w:t>
      </w:r>
    </w:p>
    <w:p w:rsidR="00000000" w:rsidDel="00000000" w:rsidP="00000000" w:rsidRDefault="00000000" w:rsidRPr="00000000" w14:paraId="00000024">
      <w:pPr>
        <w:numPr>
          <w:ilvl w:val="2"/>
          <w:numId w:val="23"/>
        </w:numPr>
        <w:ind w:left="2160" w:hanging="360"/>
      </w:pPr>
      <w:r w:rsidDel="00000000" w:rsidR="00000000" w:rsidRPr="00000000">
        <w:rPr>
          <w:rtl w:val="0"/>
        </w:rPr>
        <w:t xml:space="preserve">Through Meshcentral Terminal </w:t>
      </w:r>
    </w:p>
    <w:p w:rsidR="00000000" w:rsidDel="00000000" w:rsidP="00000000" w:rsidRDefault="00000000" w:rsidRPr="00000000" w14:paraId="00000025">
      <w:pPr>
        <w:numPr>
          <w:ilvl w:val="3"/>
          <w:numId w:val="23"/>
        </w:numPr>
        <w:ind w:left="2880" w:hanging="360"/>
      </w:pPr>
      <w:r w:rsidDel="00000000" w:rsidR="00000000" w:rsidRPr="00000000">
        <w:rPr>
          <w:rtl w:val="0"/>
        </w:rPr>
        <w:t xml:space="preserve">Log in to Meshcentral through </w:t>
      </w:r>
      <w:hyperlink r:id="rId7">
        <w:r w:rsidDel="00000000" w:rsidR="00000000" w:rsidRPr="00000000">
          <w:rPr>
            <w:color w:val="1155cc"/>
            <w:u w:val="single"/>
            <w:rtl w:val="0"/>
          </w:rPr>
          <w:t xml:space="preserve">https://meshcentral.bm3group.com/</w:t>
        </w:r>
      </w:hyperlink>
      <w:r w:rsidDel="00000000" w:rsidR="00000000" w:rsidRPr="00000000">
        <w:rPr>
          <w:rtl w:val="0"/>
        </w:rPr>
      </w:r>
    </w:p>
    <w:p w:rsidR="00000000" w:rsidDel="00000000" w:rsidP="00000000" w:rsidRDefault="00000000" w:rsidRPr="00000000" w14:paraId="00000026">
      <w:pPr>
        <w:numPr>
          <w:ilvl w:val="3"/>
          <w:numId w:val="23"/>
        </w:numPr>
        <w:ind w:left="2880" w:hanging="360"/>
      </w:pPr>
      <w:r w:rsidDel="00000000" w:rsidR="00000000" w:rsidRPr="00000000">
        <w:rPr>
          <w:rtl w:val="0"/>
        </w:rPr>
        <w:t xml:space="preserve">Open the kiosk by the corresponding kiosk name labeled at the back of each kiosk</w:t>
      </w:r>
    </w:p>
    <w:p w:rsidR="00000000" w:rsidDel="00000000" w:rsidP="00000000" w:rsidRDefault="00000000" w:rsidRPr="00000000" w14:paraId="00000027">
      <w:pPr>
        <w:numPr>
          <w:ilvl w:val="3"/>
          <w:numId w:val="23"/>
        </w:numPr>
        <w:ind w:left="2880" w:hanging="360"/>
      </w:pPr>
      <w:r w:rsidDel="00000000" w:rsidR="00000000" w:rsidRPr="00000000">
        <w:rPr>
          <w:rtl w:val="0"/>
        </w:rPr>
        <w:t xml:space="preserve">Click on Terminal</w:t>
      </w:r>
    </w:p>
    <w:p w:rsidR="00000000" w:rsidDel="00000000" w:rsidP="00000000" w:rsidRDefault="00000000" w:rsidRPr="00000000" w14:paraId="00000028">
      <w:pPr>
        <w:numPr>
          <w:ilvl w:val="3"/>
          <w:numId w:val="23"/>
        </w:numPr>
        <w:spacing w:after="0" w:afterAutospacing="0"/>
        <w:ind w:left="2880" w:hanging="360"/>
      </w:pPr>
      <w:r w:rsidDel="00000000" w:rsidR="00000000" w:rsidRPr="00000000">
        <w:rPr>
          <w:rtl w:val="0"/>
        </w:rPr>
        <w:t xml:space="preserve">Type reboot</w:t>
      </w:r>
      <w:r w:rsidDel="00000000" w:rsidR="00000000" w:rsidRPr="00000000">
        <w:rPr>
          <w:rtl w:val="0"/>
        </w:rPr>
        <w:br w:type="textWrapping"/>
      </w:r>
    </w:p>
    <w:p w:rsidR="00000000" w:rsidDel="00000000" w:rsidP="00000000" w:rsidRDefault="00000000" w:rsidRPr="00000000" w14:paraId="00000029">
      <w:pPr>
        <w:numPr>
          <w:ilvl w:val="1"/>
          <w:numId w:val="23"/>
        </w:numPr>
        <w:spacing w:after="0" w:afterAutospacing="0" w:before="0" w:beforeAutospacing="0" w:lineRule="auto"/>
        <w:ind w:left="1440" w:hanging="360"/>
      </w:pPr>
      <w:r w:rsidDel="00000000" w:rsidR="00000000" w:rsidRPr="00000000">
        <w:rPr>
          <w:b w:val="1"/>
          <w:bCs w:val="1"/>
          <w:rtl w:val="0"/>
        </w:rPr>
        <w:t xml:space="preserve">Diagnostic Checks:</w:t>
      </w:r>
      <w:r w:rsidDel="00000000" w:rsidR="00000000" w:rsidRPr="00000000">
        <w:rPr>
          <w:rtl w:val="0"/>
        </w:rPr>
        <w:t xml:space="preserve"> Run any available diagnostics or health check tools. Verify that CPU, memory, and temperature are within normal ranges and that no critical errors appear in system logs. </w:t>
      </w:r>
    </w:p>
    <w:p w:rsidR="00000000" w:rsidDel="00000000" w:rsidP="00000000" w:rsidRDefault="00000000" w:rsidRPr="00000000" w14:paraId="0000002A">
      <w:pPr>
        <w:numPr>
          <w:ilvl w:val="2"/>
          <w:numId w:val="23"/>
        </w:numPr>
        <w:spacing w:after="0" w:afterAutospacing="0" w:before="0" w:beforeAutospacing="0" w:lineRule="auto"/>
        <w:ind w:left="2160" w:hanging="360"/>
        <w:rPr>
          <w:highlight w:val="yellow"/>
        </w:rPr>
      </w:pPr>
      <w:r w:rsidDel="00000000" w:rsidR="00000000" w:rsidRPr="00000000">
        <w:rPr>
          <w:highlight w:val="yellow"/>
          <w:rtl w:val="0"/>
        </w:rPr>
        <w:t xml:space="preserve">Refer the Diagnostic check manual (kiosk_health.sh)</w:t>
      </w:r>
    </w:p>
    <w:p w:rsidR="00000000" w:rsidDel="00000000" w:rsidP="00000000" w:rsidRDefault="00000000" w:rsidRPr="00000000" w14:paraId="0000002B">
      <w:pPr>
        <w:numPr>
          <w:ilvl w:val="1"/>
          <w:numId w:val="23"/>
        </w:numPr>
        <w:spacing w:after="0" w:afterAutospacing="0" w:before="0" w:beforeAutospacing="0" w:lineRule="auto"/>
        <w:ind w:left="1440" w:hanging="360"/>
      </w:pPr>
      <w:r w:rsidDel="00000000" w:rsidR="00000000" w:rsidRPr="00000000">
        <w:rPr>
          <w:b w:val="1"/>
          <w:bCs w:val="1"/>
          <w:rtl w:val="0"/>
        </w:rPr>
        <w:t xml:space="preserve">Network Connectivity:</w:t>
      </w:r>
      <w:r w:rsidDel="00000000" w:rsidR="00000000" w:rsidRPr="00000000">
        <w:rPr>
          <w:rtl w:val="0"/>
        </w:rPr>
        <w:t xml:space="preserve"> Connect the kiosk to an internal test network (or the event network if accessible in advance) to ensure it can get online. Confirm that all online features of the kiosk are working.</w:t>
        <w:br w:type="textWrapping"/>
      </w:r>
    </w:p>
    <w:p w:rsidR="00000000" w:rsidDel="00000000" w:rsidP="00000000" w:rsidRDefault="00000000" w:rsidRPr="00000000" w14:paraId="0000002C">
      <w:pPr>
        <w:numPr>
          <w:ilvl w:val="1"/>
          <w:numId w:val="23"/>
        </w:numPr>
        <w:spacing w:after="0" w:afterAutospacing="0" w:before="0" w:beforeAutospacing="0" w:lineRule="auto"/>
        <w:ind w:left="1440" w:hanging="360"/>
      </w:pPr>
      <w:r w:rsidDel="00000000" w:rsidR="00000000" w:rsidRPr="00000000">
        <w:rPr>
          <w:b w:val="1"/>
          <w:bCs w:val="1"/>
          <w:rtl w:val="0"/>
        </w:rPr>
        <w:t xml:space="preserve">Remote Management Agent:</w:t>
      </w:r>
      <w:r w:rsidDel="00000000" w:rsidR="00000000" w:rsidRPr="00000000">
        <w:rPr>
          <w:rtl w:val="0"/>
        </w:rPr>
        <w:t xml:space="preserve"> Ensure the remote monitoring/management agent (e.g., </w:t>
      </w:r>
      <w:r w:rsidDel="00000000" w:rsidR="00000000" w:rsidRPr="00000000">
        <w:rPr>
          <w:b w:val="1"/>
          <w:bCs w:val="1"/>
          <w:rtl w:val="0"/>
        </w:rPr>
        <w:t xml:space="preserve">MeshCentral</w:t>
      </w:r>
      <w:r w:rsidDel="00000000" w:rsidR="00000000" w:rsidRPr="00000000">
        <w:rPr>
          <w:rtl w:val="0"/>
        </w:rPr>
        <w:t xml:space="preserve"> or AnyDesk) is running and the kiosk is reporting online status to the management console</w:t>
      </w:r>
      <w:r w:rsidDel="00000000" w:rsidR="00000000" w:rsidRPr="00000000">
        <w:rPr>
          <w:rtl w:val="0"/>
        </w:rPr>
        <w:t xml:space="preserve">. This will allow IT to monitor the kiosk’s health and perform remote support during the event. </w:t>
      </w:r>
      <w:r w:rsidDel="00000000" w:rsidR="00000000" w:rsidRPr="00000000">
        <w:rPr>
          <w:i w:val="1"/>
          <w:iCs w:val="1"/>
          <w:rtl w:val="0"/>
        </w:rPr>
        <w:t xml:space="preserve">(If the agent is not checking in, troubleshoot network or agent configuration now.)</w:t>
      </w:r>
    </w:p>
    <w:p w:rsidR="00000000" w:rsidDel="00000000" w:rsidP="00000000" w:rsidRDefault="00000000" w:rsidRPr="00000000" w14:paraId="0000002D">
      <w:pPr>
        <w:numPr>
          <w:ilvl w:val="2"/>
          <w:numId w:val="23"/>
        </w:numPr>
        <w:ind w:left="2160" w:hanging="360"/>
      </w:pPr>
      <w:r w:rsidDel="00000000" w:rsidR="00000000" w:rsidRPr="00000000">
        <w:rPr>
          <w:rtl w:val="0"/>
        </w:rPr>
        <w:t xml:space="preserve">Through Meshcentral Terminal </w:t>
      </w:r>
    </w:p>
    <w:p w:rsidR="00000000" w:rsidDel="00000000" w:rsidP="00000000" w:rsidRDefault="00000000" w:rsidRPr="00000000" w14:paraId="0000002E">
      <w:pPr>
        <w:numPr>
          <w:ilvl w:val="3"/>
          <w:numId w:val="23"/>
        </w:numPr>
        <w:ind w:left="2880" w:hanging="360"/>
      </w:pPr>
      <w:r w:rsidDel="00000000" w:rsidR="00000000" w:rsidRPr="00000000">
        <w:rPr>
          <w:rtl w:val="0"/>
        </w:rPr>
        <w:t xml:space="preserve">Login to Meshcentral through </w:t>
      </w:r>
      <w:hyperlink r:id="rId8">
        <w:r w:rsidDel="00000000" w:rsidR="00000000" w:rsidRPr="00000000">
          <w:rPr>
            <w:color w:val="1155cc"/>
            <w:u w:val="single"/>
            <w:rtl w:val="0"/>
          </w:rPr>
          <w:t xml:space="preserve">https://meshcentral.bm3group.com/</w:t>
        </w:r>
      </w:hyperlink>
      <w:r w:rsidDel="00000000" w:rsidR="00000000" w:rsidRPr="00000000">
        <w:rPr>
          <w:rtl w:val="0"/>
        </w:rPr>
      </w:r>
    </w:p>
    <w:p w:rsidR="00000000" w:rsidDel="00000000" w:rsidP="00000000" w:rsidRDefault="00000000" w:rsidRPr="00000000" w14:paraId="0000002F">
      <w:pPr>
        <w:numPr>
          <w:ilvl w:val="3"/>
          <w:numId w:val="23"/>
        </w:numPr>
        <w:ind w:left="2880" w:hanging="360"/>
      </w:pPr>
      <w:r w:rsidDel="00000000" w:rsidR="00000000" w:rsidRPr="00000000">
        <w:rPr>
          <w:rtl w:val="0"/>
        </w:rPr>
        <w:t xml:space="preserve">Open the kiosk by correspondence kiosk name labled at the back of each kiosk</w:t>
      </w:r>
    </w:p>
    <w:p w:rsidR="00000000" w:rsidDel="00000000" w:rsidP="00000000" w:rsidRDefault="00000000" w:rsidRPr="00000000" w14:paraId="00000030">
      <w:pPr>
        <w:numPr>
          <w:ilvl w:val="3"/>
          <w:numId w:val="23"/>
        </w:numPr>
        <w:ind w:left="2880" w:hanging="360"/>
      </w:pPr>
      <w:r w:rsidDel="00000000" w:rsidR="00000000" w:rsidRPr="00000000">
        <w:rPr>
          <w:rtl w:val="0"/>
        </w:rPr>
        <w:t xml:space="preserve">Click on Desktop and check if you can see the screen</w:t>
      </w:r>
    </w:p>
    <w:p w:rsidR="00000000" w:rsidDel="00000000" w:rsidP="00000000" w:rsidRDefault="00000000" w:rsidRPr="00000000" w14:paraId="00000031">
      <w:pPr>
        <w:numPr>
          <w:ilvl w:val="3"/>
          <w:numId w:val="23"/>
        </w:numPr>
        <w:spacing w:after="0" w:afterAutospacing="0"/>
        <w:ind w:left="2880" w:hanging="360"/>
      </w:pPr>
      <w:r w:rsidDel="00000000" w:rsidR="00000000" w:rsidRPr="00000000">
        <w:rPr>
          <w:rtl w:val="0"/>
        </w:rPr>
        <w:t xml:space="preserve">You can run the kiosk_health.sh script at this point through termianl</w:t>
      </w:r>
      <w:r w:rsidDel="00000000" w:rsidR="00000000" w:rsidRPr="00000000">
        <w:rPr>
          <w:rtl w:val="0"/>
        </w:rPr>
      </w:r>
    </w:p>
    <w:p w:rsidR="00000000" w:rsidDel="00000000" w:rsidP="00000000" w:rsidRDefault="00000000" w:rsidRPr="00000000" w14:paraId="00000032">
      <w:pPr>
        <w:numPr>
          <w:ilvl w:val="1"/>
          <w:numId w:val="23"/>
        </w:numPr>
        <w:spacing w:after="240" w:before="0" w:beforeAutospacing="0" w:lineRule="auto"/>
        <w:ind w:left="1440" w:hanging="360"/>
      </w:pPr>
      <w:r w:rsidDel="00000000" w:rsidR="00000000" w:rsidRPr="00000000">
        <w:rPr>
          <w:b w:val="1"/>
          <w:bCs w:val="1"/>
          <w:rtl w:val="0"/>
        </w:rPr>
        <w:t xml:space="preserve">Battery/Power (for Robot):</w:t>
      </w:r>
      <w:r w:rsidDel="00000000" w:rsidR="00000000" w:rsidRPr="00000000">
        <w:rPr>
          <w:rtl w:val="0"/>
        </w:rPr>
        <w:t xml:space="preserve"> verify the battery is charged and holding </w:t>
      </w:r>
      <w:r w:rsidDel="00000000" w:rsidR="00000000" w:rsidRPr="00000000">
        <w:rPr>
          <w:rtl w:val="0"/>
        </w:rPr>
        <w:t xml:space="preserve">charge</w:t>
      </w:r>
      <w:r w:rsidDel="00000000" w:rsidR="00000000" w:rsidRPr="00000000">
        <w:rPr>
          <w:rtl w:val="0"/>
        </w:rPr>
        <w:t xml:space="preserve"> from the dashboard of the robot chust on the top right corner check for the battery symbole with persentage.</w:t>
      </w:r>
    </w:p>
    <w:p w:rsidR="00000000" w:rsidDel="00000000" w:rsidP="00000000" w:rsidRDefault="00000000" w:rsidRPr="00000000" w14:paraId="00000033">
      <w:pPr>
        <w:spacing w:after="240" w:before="240" w:lineRule="auto"/>
        <w:ind w:left="1440" w:firstLine="0"/>
        <w:rPr/>
      </w:pPr>
      <w:r w:rsidDel="00000000" w:rsidR="00000000" w:rsidRPr="00000000">
        <w:rPr>
          <w:rtl w:val="0"/>
        </w:rPr>
      </w:r>
    </w:p>
    <w:p w:rsidR="00000000" w:rsidDel="00000000" w:rsidP="00000000" w:rsidRDefault="00000000" w:rsidRPr="00000000" w14:paraId="00000034">
      <w:pPr>
        <w:numPr>
          <w:ilvl w:val="0"/>
          <w:numId w:val="23"/>
        </w:numPr>
        <w:spacing w:after="240" w:before="240" w:lineRule="auto"/>
        <w:ind w:left="720" w:hanging="360"/>
      </w:pPr>
      <w:commentRangeStart w:id="9"/>
      <w:commentRangeStart w:id="10"/>
      <w:r w:rsidDel="00000000" w:rsidR="00000000" w:rsidRPr="00000000">
        <w:rPr>
          <w:b w:val="1"/>
          <w:bCs w:val="1"/>
          <w:rtl w:val="0"/>
        </w:rPr>
        <w:t xml:space="preserve">Packing for Transport</w:t>
      </w:r>
      <w:commentRangeEnd w:id="9"/>
      <w:r w:rsidDel="00000000" w:rsidR="00000000" w:rsidRPr="00000000">
        <w:commentReference w:id="9"/>
      </w:r>
      <w:commentRangeEnd w:id="10"/>
      <w:r w:rsidDel="00000000" w:rsidR="00000000" w:rsidRPr="00000000">
        <w:commentReference w:id="10"/>
      </w:r>
      <w:r w:rsidDel="00000000" w:rsidR="00000000" w:rsidRPr="00000000">
        <w:rPr>
          <w:b w:val="1"/>
          <w:bCs w:val="1"/>
          <w:rtl w:val="0"/>
        </w:rPr>
        <w:br w:type="textWrapping"/>
      </w:r>
    </w:p>
    <w:p w:rsidR="00000000" w:rsidDel="00000000" w:rsidP="00000000" w:rsidRDefault="00000000" w:rsidRPr="00000000" w14:paraId="00000035">
      <w:pPr>
        <w:spacing w:after="240" w:before="240" w:lineRule="auto"/>
        <w:ind w:left="1440" w:hanging="360"/>
        <w:rPr/>
      </w:pPr>
      <w:r w:rsidDel="00000000" w:rsidR="00000000" w:rsidRPr="00000000">
        <w:rPr>
          <w:b w:val="1"/>
          <w:bCs w:val="1"/>
          <w:rtl w:val="0"/>
        </w:rPr>
        <w:t xml:space="preserve">Power Down:</w:t>
      </w:r>
      <w:r w:rsidDel="00000000" w:rsidR="00000000" w:rsidRPr="00000000">
        <w:rPr>
          <w:rtl w:val="0"/>
        </w:rPr>
        <w:t xml:space="preserve"> Shut down the kiosk properly via the operating system to prevent data corruption. Once fully off, disconnect all cables (power, Ethernet, peripheral connectors).</w:t>
      </w:r>
    </w:p>
    <w:p w:rsidR="00000000" w:rsidDel="00000000" w:rsidP="00000000" w:rsidRDefault="00000000" w:rsidRPr="00000000" w14:paraId="00000036">
      <w:pPr>
        <w:spacing w:after="240" w:before="240" w:lineRule="auto"/>
        <w:ind w:left="1440" w:hanging="360"/>
        <w:rPr/>
      </w:pPr>
      <w:r w:rsidDel="00000000" w:rsidR="00000000" w:rsidRPr="00000000">
        <w:rPr>
          <w:b w:val="1"/>
          <w:bCs w:val="1"/>
          <w:rtl w:val="0"/>
        </w:rPr>
        <w:t xml:space="preserve">Protective Packing:</w:t>
      </w:r>
      <w:r w:rsidDel="00000000" w:rsidR="00000000" w:rsidRPr="00000000">
        <w:rPr>
          <w:rtl w:val="0"/>
        </w:rPr>
        <w:t xml:space="preserve"> Place the kiosk and its components into the designated transport cases. Use protective padding (foam, bubble wrap, etc.) around screens and sensitive parts to prevent damage in transit. Kiosks should be secured so they won’t shift during transport.</w:t>
      </w:r>
    </w:p>
    <w:p w:rsidR="00000000" w:rsidDel="00000000" w:rsidP="00000000" w:rsidRDefault="00000000" w:rsidRPr="00000000" w14:paraId="00000037">
      <w:pPr>
        <w:spacing w:after="240" w:before="240" w:lineRule="auto"/>
        <w:ind w:left="1440" w:hanging="360"/>
        <w:rPr/>
      </w:pPr>
      <w:r w:rsidDel="00000000" w:rsidR="00000000" w:rsidRPr="00000000">
        <w:rPr>
          <w:b w:val="1"/>
          <w:bCs w:val="1"/>
          <w:rtl w:val="0"/>
        </w:rPr>
        <w:t xml:space="preserve">Accessories Checklist:</w:t>
      </w:r>
      <w:r w:rsidDel="00000000" w:rsidR="00000000" w:rsidRPr="00000000">
        <w:rPr>
          <w:rtl w:val="0"/>
        </w:rPr>
        <w:t xml:space="preserve"> Include all necessary accessories and spares:</w:t>
        <w:br w:type="textWrapping"/>
      </w:r>
    </w:p>
    <w:p w:rsidR="00000000" w:rsidDel="00000000" w:rsidP="00000000" w:rsidRDefault="00000000" w:rsidRPr="00000000" w14:paraId="00000038">
      <w:pPr>
        <w:numPr>
          <w:ilvl w:val="0"/>
          <w:numId w:val="12"/>
        </w:numPr>
        <w:spacing w:after="0" w:afterAutospacing="0" w:before="240" w:lineRule="auto"/>
        <w:ind w:left="2160" w:hanging="360"/>
      </w:pPr>
      <w:r w:rsidDel="00000000" w:rsidR="00000000" w:rsidRPr="00000000">
        <w:rPr>
          <w:rtl w:val="0"/>
        </w:rPr>
        <w:t xml:space="preserve">Power cables and adapters.</w:t>
      </w:r>
    </w:p>
    <w:p w:rsidR="00000000" w:rsidDel="00000000" w:rsidP="00000000" w:rsidRDefault="00000000" w:rsidRPr="00000000" w14:paraId="00000039">
      <w:pPr>
        <w:numPr>
          <w:ilvl w:val="0"/>
          <w:numId w:val="12"/>
        </w:numPr>
        <w:spacing w:after="0" w:afterAutospacing="0" w:before="0" w:beforeAutospacing="0" w:lineRule="auto"/>
        <w:ind w:left="2160" w:hanging="360"/>
      </w:pPr>
      <w:r w:rsidDel="00000000" w:rsidR="00000000" w:rsidRPr="00000000">
        <w:rPr>
          <w:rtl w:val="0"/>
        </w:rPr>
        <w:t xml:space="preserve">Extension cords or power strips (if venue may need them).</w:t>
      </w:r>
    </w:p>
    <w:p w:rsidR="00000000" w:rsidDel="00000000" w:rsidP="00000000" w:rsidRDefault="00000000" w:rsidRPr="00000000" w14:paraId="0000003A">
      <w:pPr>
        <w:numPr>
          <w:ilvl w:val="0"/>
          <w:numId w:val="12"/>
        </w:numPr>
        <w:spacing w:after="0" w:afterAutospacing="0" w:before="0" w:beforeAutospacing="0" w:lineRule="auto"/>
        <w:ind w:left="2160" w:hanging="360"/>
      </w:pPr>
      <w:r w:rsidDel="00000000" w:rsidR="00000000" w:rsidRPr="00000000">
        <w:rPr>
          <w:rtl w:val="0"/>
        </w:rPr>
        <w:t xml:space="preserve">Ethernet cable (even if planning to use Wi-Fi, a wired backup might be useful).</w:t>
      </w:r>
    </w:p>
    <w:p w:rsidR="00000000" w:rsidDel="00000000" w:rsidP="00000000" w:rsidRDefault="00000000" w:rsidRPr="00000000" w14:paraId="0000003B">
      <w:pPr>
        <w:numPr>
          <w:ilvl w:val="0"/>
          <w:numId w:val="12"/>
        </w:numPr>
        <w:spacing w:after="0" w:afterAutospacing="0" w:before="0" w:beforeAutospacing="0" w:lineRule="auto"/>
        <w:ind w:left="2160" w:hanging="360"/>
      </w:pPr>
      <w:r w:rsidDel="00000000" w:rsidR="00000000" w:rsidRPr="00000000">
        <w:rPr>
          <w:rtl w:val="0"/>
        </w:rPr>
        <w:t xml:space="preserve">Any special adapters or mounts.</w:t>
      </w:r>
    </w:p>
    <w:p w:rsidR="00000000" w:rsidDel="00000000" w:rsidP="00000000" w:rsidRDefault="00000000" w:rsidRPr="00000000" w14:paraId="0000003C">
      <w:pPr>
        <w:numPr>
          <w:ilvl w:val="0"/>
          <w:numId w:val="12"/>
        </w:numPr>
        <w:spacing w:after="0" w:afterAutospacing="0" w:before="0" w:beforeAutospacing="0" w:lineRule="auto"/>
        <w:ind w:left="2160" w:hanging="360"/>
      </w:pPr>
      <w:r w:rsidDel="00000000" w:rsidR="00000000" w:rsidRPr="00000000">
        <w:rPr>
          <w:rtl w:val="0"/>
        </w:rPr>
        <w:t xml:space="preserve">Backup peripherals or spare parts (extra cables, a spare touchscreen stylus, spare printer WiFi Card, SSD,  etc.).</w:t>
      </w:r>
    </w:p>
    <w:p w:rsidR="00000000" w:rsidDel="00000000" w:rsidP="00000000" w:rsidRDefault="00000000" w:rsidRPr="00000000" w14:paraId="0000003D">
      <w:pPr>
        <w:numPr>
          <w:ilvl w:val="0"/>
          <w:numId w:val="12"/>
        </w:numPr>
        <w:spacing w:after="0" w:afterAutospacing="0" w:before="0" w:beforeAutospacing="0" w:lineRule="auto"/>
        <w:ind w:left="2160" w:hanging="360"/>
      </w:pPr>
      <w:r w:rsidDel="00000000" w:rsidR="00000000" w:rsidRPr="00000000">
        <w:rPr>
          <w:rtl w:val="0"/>
        </w:rPr>
        <w:t xml:space="preserve">A USB flash drive with backup of the software/content (in case re-installation is needed on site).</w:t>
      </w:r>
    </w:p>
    <w:p w:rsidR="00000000" w:rsidDel="00000000" w:rsidP="00000000" w:rsidRDefault="00000000" w:rsidRPr="00000000" w14:paraId="0000003E">
      <w:pPr>
        <w:numPr>
          <w:ilvl w:val="0"/>
          <w:numId w:val="12"/>
        </w:numPr>
        <w:spacing w:after="240" w:before="0" w:beforeAutospacing="0" w:lineRule="auto"/>
        <w:ind w:left="2160" w:hanging="360"/>
      </w:pPr>
      <w:r w:rsidDel="00000000" w:rsidR="00000000" w:rsidRPr="00000000">
        <w:rPr>
          <w:rtl w:val="0"/>
        </w:rPr>
        <w:t xml:space="preserve">Printed documentation: quick setup guide, troubleshooting tips, contact numbers for support.</w:t>
        <w:br w:type="textWrapping"/>
      </w:r>
    </w:p>
    <w:p w:rsidR="00000000" w:rsidDel="00000000" w:rsidP="00000000" w:rsidRDefault="00000000" w:rsidRPr="00000000" w14:paraId="0000003F">
      <w:pPr>
        <w:spacing w:after="240" w:before="240" w:lineRule="auto"/>
        <w:ind w:left="1440" w:hanging="360"/>
        <w:rPr/>
      </w:pPr>
      <w:r w:rsidDel="00000000" w:rsidR="00000000" w:rsidRPr="00000000">
        <w:rPr>
          <w:b w:val="1"/>
          <w:bCs w:val="1"/>
          <w:rtl w:val="0"/>
        </w:rPr>
        <w:t xml:space="preserve">Inventory Check:</w:t>
      </w:r>
      <w:r w:rsidDel="00000000" w:rsidR="00000000" w:rsidRPr="00000000">
        <w:rPr>
          <w:rtl w:val="0"/>
        </w:rPr>
        <w:t xml:space="preserve"> Use a checklist to inventory all items before sealing the case. This ensures nothing is forgotten. Have another team member cross-verify the packed items if possible.</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cks94zeo7h" w:id="4"/>
      <w:bookmarkEnd w:id="4"/>
      <w:r w:rsidDel="00000000" w:rsidR="00000000" w:rsidRPr="00000000">
        <w:rPr>
          <w:b w:val="1"/>
          <w:bCs w:val="1"/>
          <w:sz w:val="34"/>
          <w:szCs w:val="34"/>
          <w:rtl w:val="0"/>
        </w:rPr>
        <w:t xml:space="preserve">B. Event Deployment</w:t>
      </w:r>
    </w:p>
    <w:p w:rsidR="00000000" w:rsidDel="00000000" w:rsidP="00000000" w:rsidRDefault="00000000" w:rsidRPr="00000000" w14:paraId="00000041">
      <w:pPr>
        <w:numPr>
          <w:ilvl w:val="0"/>
          <w:numId w:val="15"/>
        </w:numPr>
        <w:spacing w:after="0" w:afterAutospacing="0" w:before="240" w:lineRule="auto"/>
        <w:ind w:left="720" w:hanging="360"/>
      </w:pPr>
      <w:r w:rsidDel="00000000" w:rsidR="00000000" w:rsidRPr="00000000">
        <w:rPr>
          <w:b w:val="1"/>
          <w:bCs w:val="1"/>
          <w:rtl w:val="0"/>
        </w:rPr>
        <w:t xml:space="preserve">Unpacking &amp; Setup</w:t>
        <w:br w:type="textWrapping"/>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Carefully unpack kiosk at event site.</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Assemble and position kiosk as per event requirements.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Connect to power and network (Wi-Fi or Ethernet).</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Power on and perform a quick system check.</w:t>
        <w:br w:type="textWrapping"/>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b w:val="1"/>
          <w:bCs w:val="1"/>
          <w:rtl w:val="0"/>
        </w:rPr>
        <w:t xml:space="preserve">Internet Connectivity</w:t>
        <w:br w:type="textWrapping"/>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commentRangeStart w:id="11"/>
      <w:commentRangeStart w:id="12"/>
      <w:r w:rsidDel="00000000" w:rsidR="00000000" w:rsidRPr="00000000">
        <w:rPr>
          <w:rtl w:val="0"/>
        </w:rPr>
        <w:t xml:space="preserve">Connect kiosk to the designated event network.</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The project manager will update you with the password.</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2160" w:right="0" w:hanging="360"/>
        <w:jc w:val="left"/>
      </w:pPr>
      <w:r w:rsidDel="00000000" w:rsidR="00000000" w:rsidRPr="00000000">
        <w:rPr>
          <w:rtl w:val="0"/>
        </w:rPr>
        <w:t xml:space="preserve">Test internet access and ensure remote management tools (e.g., </w:t>
      </w:r>
      <w:r w:rsidDel="00000000" w:rsidR="00000000" w:rsidRPr="00000000">
        <w:rPr>
          <w:rtl w:val="0"/>
        </w:rPr>
        <w:t xml:space="preserve">MeshCentral agent) are running.</w:t>
      </w:r>
      <w:r w:rsidDel="00000000" w:rsidR="00000000" w:rsidRPr="00000000">
        <w:rPr>
          <w:rtl w:val="0"/>
        </w:rPr>
        <w:t xml:space="preserve"> </w:t>
      </w:r>
    </w:p>
    <w:p w:rsidR="00000000" w:rsidDel="00000000" w:rsidP="00000000" w:rsidRDefault="00000000" w:rsidRPr="00000000" w14:paraId="00000049">
      <w:pPr>
        <w:numPr>
          <w:ilvl w:val="1"/>
          <w:numId w:val="12"/>
        </w:numPr>
        <w:ind w:left="2880" w:hanging="360"/>
      </w:pPr>
      <w:r w:rsidDel="00000000" w:rsidR="00000000" w:rsidRPr="00000000">
        <w:rPr>
          <w:rtl w:val="0"/>
        </w:rPr>
        <w:t xml:space="preserve">Through Meshcentral Terminal </w:t>
      </w:r>
    </w:p>
    <w:p w:rsidR="00000000" w:rsidDel="00000000" w:rsidP="00000000" w:rsidRDefault="00000000" w:rsidRPr="00000000" w14:paraId="0000004A">
      <w:pPr>
        <w:numPr>
          <w:ilvl w:val="2"/>
          <w:numId w:val="12"/>
        </w:numPr>
        <w:ind w:left="3600" w:hanging="360"/>
      </w:pPr>
      <w:r w:rsidDel="00000000" w:rsidR="00000000" w:rsidRPr="00000000">
        <w:rPr>
          <w:rtl w:val="0"/>
        </w:rPr>
        <w:t xml:space="preserve">Login to Meshcentral through </w:t>
      </w:r>
      <w:hyperlink r:id="rId9">
        <w:r w:rsidDel="00000000" w:rsidR="00000000" w:rsidRPr="00000000">
          <w:rPr>
            <w:color w:val="1155cc"/>
            <w:u w:val="single"/>
            <w:rtl w:val="0"/>
          </w:rPr>
          <w:t xml:space="preserve">https://meshcentral.bm3group.com/</w:t>
        </w:r>
      </w:hyperlink>
      <w:r w:rsidDel="00000000" w:rsidR="00000000" w:rsidRPr="00000000">
        <w:rPr>
          <w:rtl w:val="0"/>
        </w:rPr>
      </w:r>
    </w:p>
    <w:p w:rsidR="00000000" w:rsidDel="00000000" w:rsidP="00000000" w:rsidRDefault="00000000" w:rsidRPr="00000000" w14:paraId="0000004B">
      <w:pPr>
        <w:numPr>
          <w:ilvl w:val="2"/>
          <w:numId w:val="12"/>
        </w:numPr>
        <w:spacing w:after="0" w:afterAutospacing="0"/>
        <w:ind w:left="3600" w:hanging="360"/>
      </w:pPr>
      <w:r w:rsidDel="00000000" w:rsidR="00000000" w:rsidRPr="00000000">
        <w:rPr>
          <w:rtl w:val="0"/>
        </w:rPr>
        <w:t xml:space="preserve">Open the kiosk by correspondence kiosk name labled at the back of each kiosk</w:t>
      </w:r>
    </w:p>
    <w:p w:rsidR="00000000" w:rsidDel="00000000" w:rsidP="00000000" w:rsidRDefault="00000000" w:rsidRPr="00000000" w14:paraId="0000004C">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3600" w:right="0" w:hanging="360"/>
        <w:jc w:val="left"/>
      </w:pPr>
      <w:r w:rsidDel="00000000" w:rsidR="00000000" w:rsidRPr="00000000">
        <w:rPr>
          <w:rtl w:val="0"/>
        </w:rPr>
        <w:t xml:space="preserve">Click on Desktop and check if you can see the screen</w:t>
        <w:br w:type="textWrapping"/>
      </w:r>
    </w:p>
    <w:p w:rsidR="00000000" w:rsidDel="00000000" w:rsidP="00000000" w:rsidRDefault="00000000" w:rsidRPr="00000000" w14:paraId="0000004D">
      <w:pPr>
        <w:numPr>
          <w:ilvl w:val="0"/>
          <w:numId w:val="15"/>
        </w:numPr>
        <w:spacing w:after="0" w:afterAutospacing="0" w:before="0" w:beforeAutospacing="0" w:lineRule="auto"/>
        <w:ind w:left="720" w:hanging="360"/>
      </w:pPr>
      <w:r w:rsidDel="00000000" w:rsidR="00000000" w:rsidRPr="00000000">
        <w:rPr>
          <w:b w:val="1"/>
          <w:bCs w:val="1"/>
          <w:rtl w:val="0"/>
        </w:rPr>
        <w:t xml:space="preserve">Final Onsite Check</w:t>
        <w:br w:type="textWrapping"/>
      </w:r>
    </w:p>
    <w:p w:rsidR="00000000" w:rsidDel="00000000" w:rsidP="00000000" w:rsidRDefault="00000000" w:rsidRPr="00000000" w14:paraId="0000004E">
      <w:pPr>
        <w:numPr>
          <w:ilvl w:val="1"/>
          <w:numId w:val="15"/>
        </w:numPr>
        <w:spacing w:after="0" w:afterAutospacing="0" w:before="0" w:beforeAutospacing="0" w:lineRule="auto"/>
        <w:ind w:left="1440" w:hanging="360"/>
      </w:pPr>
      <w:r w:rsidDel="00000000" w:rsidR="00000000" w:rsidRPr="00000000">
        <w:rPr>
          <w:b w:val="1"/>
          <w:bCs w:val="1"/>
          <w:rtl w:val="0"/>
        </w:rPr>
        <w:t xml:space="preserve">Content Display Verification:</w:t>
      </w:r>
      <w:r w:rsidDel="00000000" w:rsidR="00000000" w:rsidRPr="00000000">
        <w:rPr>
          <w:rtl w:val="0"/>
        </w:rPr>
        <w:t xml:space="preserve"> Make sure the kiosk is presenting the correct content. Navigate through the screen flow as an end-user would. Check that all text, images, and videos appear as expected on the event site’s network. </w:t>
      </w:r>
      <w:commentRangeStart w:id="13"/>
      <w:commentRangeStart w:id="14"/>
      <w:r w:rsidDel="00000000" w:rsidR="00000000" w:rsidRPr="00000000">
        <w:rPr>
          <w:rtl w:val="0"/>
        </w:rPr>
        <w:t xml:space="preserve">Sometimes content might behave differently on a new network or due to firewalls </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F">
      <w:pPr>
        <w:numPr>
          <w:ilvl w:val="2"/>
          <w:numId w:val="15"/>
        </w:numPr>
        <w:spacing w:after="0" w:afterAutospacing="0" w:before="0" w:beforeAutospacing="0" w:lineRule="auto"/>
        <w:ind w:left="2160" w:hanging="360"/>
      </w:pPr>
      <w:r w:rsidDel="00000000" w:rsidR="00000000" w:rsidRPr="00000000">
        <w:rPr>
          <w:rtl w:val="0"/>
        </w:rPr>
        <w:t xml:space="preserve">Communicate with the project manager for any identified issue</w:t>
      </w:r>
    </w:p>
    <w:p w:rsidR="00000000" w:rsidDel="00000000" w:rsidP="00000000" w:rsidRDefault="00000000" w:rsidRPr="00000000" w14:paraId="00000050">
      <w:pPr>
        <w:numPr>
          <w:ilvl w:val="1"/>
          <w:numId w:val="15"/>
        </w:numPr>
        <w:spacing w:after="0" w:afterAutospacing="0" w:before="0" w:beforeAutospacing="0" w:lineRule="auto"/>
        <w:ind w:left="1440" w:hanging="360"/>
      </w:pPr>
      <w:r w:rsidDel="00000000" w:rsidR="00000000" w:rsidRPr="00000000">
        <w:rPr>
          <w:rtl w:val="0"/>
        </w:rPr>
        <w:t xml:space="preserve">– ensure everything loads.</w:t>
        <w:br w:type="textWrapping"/>
      </w:r>
    </w:p>
    <w:p w:rsidR="00000000" w:rsidDel="00000000" w:rsidP="00000000" w:rsidRDefault="00000000" w:rsidRPr="00000000" w14:paraId="00000051">
      <w:pPr>
        <w:numPr>
          <w:ilvl w:val="1"/>
          <w:numId w:val="15"/>
        </w:numPr>
        <w:spacing w:after="0" w:afterAutospacing="0" w:before="0" w:beforeAutospacing="0" w:lineRule="auto"/>
        <w:ind w:left="1440" w:hanging="360"/>
      </w:pPr>
      <w:r w:rsidDel="00000000" w:rsidR="00000000" w:rsidRPr="00000000">
        <w:rPr>
          <w:rtl w:val="0"/>
        </w:rPr>
        <w:t xml:space="preserve">conditions.</w:t>
        <w:br w:type="textWrapping"/>
      </w:r>
    </w:p>
    <w:p w:rsidR="00000000" w:rsidDel="00000000" w:rsidP="00000000" w:rsidRDefault="00000000" w:rsidRPr="00000000" w14:paraId="00000052">
      <w:pPr>
        <w:numPr>
          <w:ilvl w:val="1"/>
          <w:numId w:val="15"/>
        </w:numPr>
        <w:spacing w:after="0" w:afterAutospacing="0" w:before="0" w:beforeAutospacing="0" w:lineRule="auto"/>
        <w:ind w:left="1440" w:hanging="360"/>
      </w:pPr>
      <w:r w:rsidDel="00000000" w:rsidR="00000000" w:rsidRPr="00000000">
        <w:rPr>
          <w:b w:val="1"/>
          <w:bCs w:val="1"/>
          <w:rtl w:val="0"/>
        </w:rPr>
        <w:t xml:space="preserve">Performance Check:</w:t>
      </w:r>
      <w:r w:rsidDel="00000000" w:rsidR="00000000" w:rsidRPr="00000000">
        <w:rPr>
          <w:rtl w:val="0"/>
        </w:rPr>
        <w:t xml:space="preserve"> Observe the kiosk for a few minutes to confirm it’s running smoothly (</w:t>
      </w:r>
      <w:commentRangeStart w:id="15"/>
      <w:r w:rsidDel="00000000" w:rsidR="00000000" w:rsidRPr="00000000">
        <w:rPr>
          <w:rtl w:val="0"/>
        </w:rPr>
        <w:t xml:space="preserve">no freezing or unexpected reboots)</w:t>
      </w:r>
      <w:commentRangeEnd w:id="15"/>
      <w:r w:rsidDel="00000000" w:rsidR="00000000" w:rsidRPr="00000000">
        <w:commentReference w:id="15"/>
      </w:r>
      <w:r w:rsidDel="00000000" w:rsidR="00000000" w:rsidRPr="00000000">
        <w:rPr>
          <w:rtl w:val="0"/>
        </w:rPr>
        <w:t xml:space="preserve">. Check that the screen calibration is still accurate, volume levels are appropriate (if sound is used), and that the device isn’t overheating.</w:t>
      </w:r>
    </w:p>
    <w:p w:rsidR="00000000" w:rsidDel="00000000" w:rsidP="00000000" w:rsidRDefault="00000000" w:rsidRPr="00000000" w14:paraId="00000053">
      <w:pPr>
        <w:numPr>
          <w:ilvl w:val="2"/>
          <w:numId w:val="15"/>
        </w:numPr>
        <w:spacing w:after="0" w:afterAutospacing="0" w:before="0" w:beforeAutospacing="0" w:lineRule="auto"/>
        <w:ind w:left="2160" w:hanging="360"/>
      </w:pPr>
      <w:r w:rsidDel="00000000" w:rsidR="00000000" w:rsidRPr="00000000">
        <w:rPr>
          <w:rtl w:val="0"/>
        </w:rPr>
        <w:t xml:space="preserve">Troubleshoot using the diagnostic script</w:t>
      </w:r>
    </w:p>
    <w:p w:rsidR="00000000" w:rsidDel="00000000" w:rsidP="00000000" w:rsidRDefault="00000000" w:rsidRPr="00000000" w14:paraId="00000054">
      <w:pPr>
        <w:numPr>
          <w:ilvl w:val="2"/>
          <w:numId w:val="15"/>
        </w:numPr>
        <w:spacing w:after="0" w:afterAutospacing="0" w:before="0" w:beforeAutospacing="0" w:lineRule="auto"/>
        <w:ind w:left="2160" w:hanging="360"/>
      </w:pPr>
      <w:r w:rsidDel="00000000" w:rsidR="00000000" w:rsidRPr="00000000">
        <w:rPr>
          <w:rtl w:val="0"/>
        </w:rPr>
        <w:t xml:space="preserve">If problem persist use the backup computer</w:t>
        <w:br w:type="textWrapping"/>
      </w:r>
    </w:p>
    <w:p w:rsidR="00000000" w:rsidDel="00000000" w:rsidP="00000000" w:rsidRDefault="00000000" w:rsidRPr="00000000" w14:paraId="00000055">
      <w:pPr>
        <w:numPr>
          <w:ilvl w:val="1"/>
          <w:numId w:val="15"/>
        </w:numPr>
        <w:spacing w:after="0" w:afterAutospacing="0" w:before="0" w:beforeAutospacing="0" w:lineRule="auto"/>
        <w:ind w:left="1440" w:hanging="360"/>
      </w:pPr>
      <w:r w:rsidDel="00000000" w:rsidR="00000000" w:rsidRPr="00000000">
        <w:rPr>
          <w:b w:val="1"/>
          <w:bCs w:val="1"/>
          <w:rtl w:val="0"/>
        </w:rPr>
        <w:t xml:space="preserve">Client Walk-Through:</w:t>
      </w:r>
      <w:r w:rsidDel="00000000" w:rsidR="00000000" w:rsidRPr="00000000">
        <w:rPr>
          <w:rtl w:val="0"/>
        </w:rPr>
        <w:t xml:space="preserve"> If the client or event staff is present, do a quick walk-through of the kiosk with them. Show them it’s working and review any functionality they should know about. </w:t>
      </w:r>
      <w:commentRangeStart w:id="16"/>
      <w:commentRangeStart w:id="17"/>
      <w:r w:rsidDel="00000000" w:rsidR="00000000" w:rsidRPr="00000000">
        <w:rPr>
          <w:rtl w:val="0"/>
        </w:rPr>
        <w:t xml:space="preserve">This is also a good time to inform them whom to contact (provide IT support contact info) if any issue arises during the event.</w:t>
        <w:br w:type="textWrapping"/>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56">
      <w:pPr>
        <w:numPr>
          <w:ilvl w:val="1"/>
          <w:numId w:val="15"/>
        </w:numPr>
        <w:spacing w:after="0" w:afterAutospacing="0" w:before="0" w:beforeAutospacing="0" w:lineRule="auto"/>
        <w:ind w:left="1440" w:hanging="360"/>
      </w:pPr>
      <w:r w:rsidDel="00000000" w:rsidR="00000000" w:rsidRPr="00000000">
        <w:rPr>
          <w:b w:val="1"/>
          <w:bCs w:val="1"/>
          <w:rtl w:val="0"/>
        </w:rPr>
        <w:t xml:space="preserve">Issue Resolution:</w:t>
      </w:r>
      <w:r w:rsidDel="00000000" w:rsidR="00000000" w:rsidRPr="00000000">
        <w:rPr>
          <w:rtl w:val="0"/>
        </w:rPr>
        <w:t xml:space="preserve"> If any problems are discovered during setup (e.g., a portion of the content is not loading, or a device isn’t functioning), address them immediately. This could mean rebooting the kiosk, adjusting settings, or in a worst-case scenario, swapping out hardware. Always have a basic tool kit on hand (screwdrivers, cables, etc.) for quick fixes. </w:t>
      </w:r>
      <w:commentRangeStart w:id="18"/>
      <w:commentRangeStart w:id="19"/>
      <w:r w:rsidDel="00000000" w:rsidR="00000000" w:rsidRPr="00000000">
        <w:rPr>
          <w:rtl w:val="0"/>
        </w:rPr>
        <w:t xml:space="preserve">If a kiosk unit is completely non-functional and you have a backup unit available, replace it on the spot to avoid downtime.</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It’s best practice to keep spare hardware components or an extra kiosk ready as a contingency</w:t>
        <w:br w:type="textWrapping"/>
      </w:r>
    </w:p>
    <w:p w:rsidR="00000000" w:rsidDel="00000000" w:rsidP="00000000" w:rsidRDefault="00000000" w:rsidRPr="00000000" w14:paraId="00000057">
      <w:pPr>
        <w:numPr>
          <w:ilvl w:val="1"/>
          <w:numId w:val="15"/>
        </w:numPr>
        <w:spacing w:after="0" w:afterAutospacing="0" w:before="0" w:beforeAutospacing="0" w:lineRule="auto"/>
        <w:ind w:left="1440" w:hanging="360"/>
      </w:pPr>
      <w:r w:rsidDel="00000000" w:rsidR="00000000" w:rsidRPr="00000000">
        <w:rPr>
          <w:b w:val="1"/>
          <w:bCs w:val="1"/>
          <w:rtl w:val="0"/>
        </w:rPr>
        <w:t xml:space="preserve">Ready State Confirmation:</w:t>
      </w:r>
      <w:r w:rsidDel="00000000" w:rsidR="00000000" w:rsidRPr="00000000">
        <w:rPr>
          <w:rtl w:val="0"/>
        </w:rPr>
        <w:t xml:space="preserve"> Once everything passes the final checks, confirm that the kiosk is event-ready. From this point, it should not require further adjustments— it is now in service for event attendees.</w:t>
      </w:r>
    </w:p>
    <w:p w:rsidR="00000000" w:rsidDel="00000000" w:rsidP="00000000" w:rsidRDefault="00000000" w:rsidRPr="00000000" w14:paraId="00000058">
      <w:pPr>
        <w:numPr>
          <w:ilvl w:val="1"/>
          <w:numId w:val="15"/>
        </w:numPr>
        <w:spacing w:after="24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jp36t8xffly" w:id="5"/>
      <w:bookmarkEnd w:id="5"/>
      <w:r w:rsidDel="00000000" w:rsidR="00000000" w:rsidRPr="00000000">
        <w:rPr>
          <w:b w:val="1"/>
          <w:bCs w:val="1"/>
          <w:sz w:val="34"/>
          <w:szCs w:val="34"/>
          <w:rtl w:val="0"/>
        </w:rPr>
        <w:t xml:space="preserve">C. During Event</w:t>
      </w:r>
    </w:p>
    <w:p w:rsidR="00000000" w:rsidDel="00000000" w:rsidP="00000000" w:rsidRDefault="00000000" w:rsidRPr="00000000" w14:paraId="0000005A">
      <w:pPr>
        <w:numPr>
          <w:ilvl w:val="0"/>
          <w:numId w:val="3"/>
        </w:numPr>
        <w:spacing w:after="0" w:afterAutospacing="0" w:before="240" w:lineRule="auto"/>
        <w:ind w:left="720" w:hanging="360"/>
      </w:pPr>
      <w:commentRangeStart w:id="20"/>
      <w:r w:rsidDel="00000000" w:rsidR="00000000" w:rsidRPr="00000000">
        <w:rPr>
          <w:rtl w:val="0"/>
        </w:rPr>
        <w:t xml:space="preserve">Monitor kiosk performance periodically.</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5B">
      <w:pPr>
        <w:numPr>
          <w:ilvl w:val="1"/>
          <w:numId w:val="3"/>
        </w:numPr>
        <w:spacing w:after="0" w:afterAutospacing="0" w:before="0" w:beforeAutospacing="0" w:lineRule="auto"/>
        <w:ind w:left="1440" w:hanging="360"/>
        <w:rPr>
          <w:u w:val="none"/>
        </w:rPr>
      </w:pPr>
      <w:r w:rsidDel="00000000" w:rsidR="00000000" w:rsidRPr="00000000">
        <w:rPr>
          <w:rtl w:val="0"/>
        </w:rPr>
        <w:t xml:space="preserve">Project manager or CEO will give direction if IT is required on site</w:t>
      </w:r>
    </w:p>
    <w:p w:rsidR="00000000" w:rsidDel="00000000" w:rsidP="00000000" w:rsidRDefault="00000000" w:rsidRPr="00000000" w14:paraId="0000005C">
      <w:pPr>
        <w:numPr>
          <w:ilvl w:val="1"/>
          <w:numId w:val="3"/>
        </w:numPr>
        <w:spacing w:after="0" w:afterAutospacing="0" w:before="0" w:beforeAutospacing="0" w:lineRule="auto"/>
        <w:ind w:left="1440" w:hanging="360"/>
        <w:rPr>
          <w:u w:val="none"/>
        </w:rPr>
      </w:pPr>
      <w:r w:rsidDel="00000000" w:rsidR="00000000" w:rsidRPr="00000000">
        <w:rPr>
          <w:rtl w:val="0"/>
        </w:rPr>
        <w:t xml:space="preserve">Alwasys monitor the performance through Meshcentral</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Provide onsite or remote support as needed.</w:t>
        <w:br w:type="textWrapping"/>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zggr4992g7kr" w:id="6"/>
      <w:bookmarkEnd w:id="6"/>
      <w:r w:rsidDel="00000000" w:rsidR="00000000" w:rsidRPr="00000000">
        <w:rPr>
          <w:b w:val="1"/>
          <w:bCs w:val="1"/>
          <w:sz w:val="34"/>
          <w:szCs w:val="34"/>
          <w:rtl w:val="0"/>
        </w:rPr>
        <w:t xml:space="preserve">D. Post-Event</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b w:val="1"/>
          <w:bCs w:val="1"/>
          <w:rtl w:val="0"/>
        </w:rPr>
        <w:t xml:space="preserve">Shutdown &amp; Packing</w:t>
        <w:br w:type="textWrapping"/>
      </w:r>
    </w:p>
    <w:p w:rsidR="00000000" w:rsidDel="00000000" w:rsidP="00000000" w:rsidRDefault="00000000" w:rsidRPr="00000000" w14:paraId="00000060">
      <w:pPr>
        <w:numPr>
          <w:ilvl w:val="1"/>
          <w:numId w:val="8"/>
        </w:numPr>
        <w:spacing w:after="0" w:afterAutospacing="0" w:before="0" w:beforeAutospacing="0" w:lineRule="auto"/>
        <w:ind w:left="1440" w:hanging="360"/>
      </w:pPr>
      <w:r w:rsidDel="00000000" w:rsidR="00000000" w:rsidRPr="00000000">
        <w:rPr>
          <w:rtl w:val="0"/>
        </w:rPr>
        <w:t xml:space="preserve">Power down kiosk safely.</w:t>
      </w:r>
    </w:p>
    <w:p w:rsidR="00000000" w:rsidDel="00000000" w:rsidP="00000000" w:rsidRDefault="00000000" w:rsidRPr="00000000" w14:paraId="00000061">
      <w:pPr>
        <w:numPr>
          <w:ilvl w:val="1"/>
          <w:numId w:val="8"/>
        </w:numPr>
        <w:spacing w:after="0" w:afterAutospacing="0" w:before="0" w:beforeAutospacing="0" w:lineRule="auto"/>
        <w:ind w:left="1440" w:hanging="360"/>
      </w:pPr>
      <w:r w:rsidDel="00000000" w:rsidR="00000000" w:rsidRPr="00000000">
        <w:rPr>
          <w:rtl w:val="0"/>
        </w:rPr>
        <w:t xml:space="preserve">Disconnect and pack all components.</w:t>
      </w:r>
    </w:p>
    <w:p w:rsidR="00000000" w:rsidDel="00000000" w:rsidP="00000000" w:rsidRDefault="00000000" w:rsidRPr="00000000" w14:paraId="00000062">
      <w:pPr>
        <w:numPr>
          <w:ilvl w:val="1"/>
          <w:numId w:val="8"/>
        </w:numPr>
        <w:spacing w:after="0" w:afterAutospacing="0" w:before="0" w:beforeAutospacing="0" w:lineRule="auto"/>
        <w:ind w:left="1440" w:hanging="360"/>
      </w:pPr>
      <w:r w:rsidDel="00000000" w:rsidR="00000000" w:rsidRPr="00000000">
        <w:rPr>
          <w:rtl w:val="0"/>
        </w:rPr>
        <w:t xml:space="preserve">Return kiosk to office.</w:t>
        <w:br w:type="textWrapping"/>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b w:val="1"/>
          <w:bCs w:val="1"/>
          <w:rtl w:val="0"/>
        </w:rPr>
        <w:t xml:space="preserve">Return &amp; Remote Monitoring</w:t>
        <w:br w:type="textWrapping"/>
      </w:r>
    </w:p>
    <w:p w:rsidR="00000000" w:rsidDel="00000000" w:rsidP="00000000" w:rsidRDefault="00000000" w:rsidRPr="00000000" w14:paraId="00000064">
      <w:pPr>
        <w:numPr>
          <w:ilvl w:val="1"/>
          <w:numId w:val="8"/>
        </w:numPr>
        <w:spacing w:after="0" w:afterAutospacing="0" w:before="0" w:beforeAutospacing="0" w:lineRule="auto"/>
        <w:ind w:left="1440" w:hanging="360"/>
      </w:pPr>
      <w:r w:rsidDel="00000000" w:rsidR="00000000" w:rsidRPr="00000000">
        <w:rPr>
          <w:rtl w:val="0"/>
        </w:rPr>
        <w:t xml:space="preserve">Reconnect kiosk in the office.</w:t>
      </w:r>
    </w:p>
    <w:p w:rsidR="00000000" w:rsidDel="00000000" w:rsidP="00000000" w:rsidRDefault="00000000" w:rsidRPr="00000000" w14:paraId="00000065">
      <w:pPr>
        <w:numPr>
          <w:ilvl w:val="1"/>
          <w:numId w:val="8"/>
        </w:numPr>
        <w:spacing w:after="0" w:afterAutospacing="0" w:before="0" w:beforeAutospacing="0" w:lineRule="auto"/>
        <w:ind w:left="1440" w:hanging="360"/>
      </w:pPr>
      <w:r w:rsidDel="00000000" w:rsidR="00000000" w:rsidRPr="00000000">
        <w:rPr>
          <w:rtl w:val="0"/>
        </w:rPr>
        <w:t xml:space="preserve">Use MeshCentral to perform post-event diagnostics and monitor for any issues.</w:t>
      </w:r>
    </w:p>
    <w:p w:rsidR="00000000" w:rsidDel="00000000" w:rsidP="00000000" w:rsidRDefault="00000000" w:rsidRPr="00000000" w14:paraId="00000066">
      <w:pPr>
        <w:numPr>
          <w:ilvl w:val="1"/>
          <w:numId w:val="8"/>
        </w:numPr>
        <w:spacing w:after="240" w:before="0" w:beforeAutospacing="0" w:lineRule="auto"/>
        <w:ind w:left="1440" w:hanging="360"/>
      </w:pPr>
      <w:r w:rsidDel="00000000" w:rsidR="00000000" w:rsidRPr="00000000">
        <w:rPr>
          <w:rtl w:val="0"/>
        </w:rPr>
        <w:t xml:space="preserve">Log all maintenance and incidents for record-keeping.</w:t>
        <w:br w:type="textWrapping"/>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1pnq2h182rt9" w:id="7"/>
      <w:bookmarkEnd w:id="7"/>
      <w:r w:rsidDel="00000000" w:rsidR="00000000" w:rsidRPr="00000000">
        <w:rPr>
          <w:b w:val="1"/>
          <w:bCs w:val="1"/>
          <w:sz w:val="34"/>
          <w:szCs w:val="34"/>
          <w:rtl w:val="0"/>
        </w:rPr>
        <w:t xml:space="preserve">4. Troubleshooting &amp; Escalation</w:t>
      </w:r>
    </w:p>
    <w:p w:rsidR="00000000" w:rsidDel="00000000" w:rsidP="00000000" w:rsidRDefault="00000000" w:rsidRPr="00000000" w14:paraId="00000068">
      <w:pPr>
        <w:numPr>
          <w:ilvl w:val="0"/>
          <w:numId w:val="5"/>
        </w:numPr>
        <w:spacing w:after="0" w:afterAutospacing="0" w:before="240" w:lineRule="auto"/>
        <w:ind w:left="720" w:hanging="360"/>
      </w:pPr>
      <w:r w:rsidDel="00000000" w:rsidR="00000000" w:rsidRPr="00000000">
        <w:rPr>
          <w:rtl w:val="0"/>
        </w:rPr>
        <w:t xml:space="preserve">Refer to </w:t>
      </w:r>
      <w:commentRangeStart w:id="21"/>
      <w:r w:rsidDel="00000000" w:rsidR="00000000" w:rsidRPr="00000000">
        <w:rPr>
          <w:rtl w:val="0"/>
        </w:rPr>
        <w:t xml:space="preserve">troubleshooting guide from basecamp IT folder for common issues.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Escalate unresolved technical problems to Project Manager.</w:t>
        <w:br w:type="textWrapping"/>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4kwmjbc0pq77" w:id="8"/>
      <w:bookmarkEnd w:id="8"/>
      <w:r w:rsidDel="00000000" w:rsidR="00000000" w:rsidRPr="00000000">
        <w:rPr>
          <w:b w:val="1"/>
          <w:bCs w:val="1"/>
          <w:sz w:val="34"/>
          <w:szCs w:val="34"/>
          <w:rtl w:val="0"/>
        </w:rPr>
        <w:t xml:space="preserve">5. Documentation</w:t>
      </w:r>
    </w:p>
    <w:p w:rsidR="00000000" w:rsidDel="00000000" w:rsidP="00000000" w:rsidRDefault="00000000" w:rsidRPr="00000000" w14:paraId="0000006B">
      <w:pPr>
        <w:numPr>
          <w:ilvl w:val="0"/>
          <w:numId w:val="2"/>
        </w:numPr>
        <w:spacing w:after="0" w:afterAutospacing="0" w:before="240" w:lineRule="auto"/>
        <w:ind w:left="720" w:hanging="360"/>
      </w:pPr>
      <w:commentRangeStart w:id="22"/>
      <w:r w:rsidDel="00000000" w:rsidR="00000000" w:rsidRPr="00000000">
        <w:rPr>
          <w:rtl w:val="0"/>
        </w:rPr>
        <w:t xml:space="preserve">Complete maintenance and deployment checklists for each event.</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Record software versions, updates applied, and any incidents.</w:t>
        <w:br w:type="textWrapping"/>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2fep6twn1qj9" w:id="9"/>
      <w:bookmarkEnd w:id="9"/>
      <w:r w:rsidDel="00000000" w:rsidR="00000000" w:rsidRPr="00000000">
        <w:rPr>
          <w:b w:val="1"/>
          <w:bCs w:val="1"/>
          <w:sz w:val="34"/>
          <w:szCs w:val="34"/>
          <w:rtl w:val="0"/>
        </w:rPr>
        <w:t xml:space="preserve">6. Review &amp; Updates</w:t>
      </w:r>
    </w:p>
    <w:p w:rsidR="00000000" w:rsidDel="00000000" w:rsidP="00000000" w:rsidRDefault="00000000" w:rsidRPr="00000000" w14:paraId="0000006E">
      <w:pPr>
        <w:numPr>
          <w:ilvl w:val="0"/>
          <w:numId w:val="21"/>
        </w:numPr>
        <w:spacing w:after="240" w:before="240" w:lineRule="auto"/>
        <w:ind w:left="720" w:hanging="360"/>
      </w:pPr>
      <w:commentRangeStart w:id="23"/>
      <w:r w:rsidDel="00000000" w:rsidR="00000000" w:rsidRPr="00000000">
        <w:rPr>
          <w:rtl w:val="0"/>
        </w:rPr>
        <w:t xml:space="preserve">SOP is to be reviewed in two years or after major system changes</w:t>
      </w:r>
      <w:commentRangeEnd w:id="23"/>
      <w:r w:rsidDel="00000000" w:rsidR="00000000" w:rsidRPr="00000000">
        <w:commentReference w:id="23"/>
      </w:r>
      <w:r w:rsidDel="00000000" w:rsidR="00000000" w:rsidRPr="00000000">
        <w:rPr>
          <w:rtl w:val="0"/>
        </w:rPr>
        <w:t xml:space="preserve">.</w:t>
        <w:br w:type="textWrapping"/>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Index:</w:t>
      </w:r>
    </w:p>
    <w:p w:rsidR="00000000" w:rsidDel="00000000" w:rsidP="00000000" w:rsidRDefault="00000000" w:rsidRPr="00000000" w14:paraId="00000070">
      <w:pPr>
        <w:numPr>
          <w:ilvl w:val="0"/>
          <w:numId w:val="6"/>
        </w:numPr>
        <w:spacing w:after="240" w:before="240" w:lineRule="auto"/>
        <w:ind w:left="720" w:hanging="360"/>
      </w:pPr>
      <w:r w:rsidDel="00000000" w:rsidR="00000000" w:rsidRPr="00000000">
        <w:rPr>
          <w:rtl w:val="0"/>
        </w:rPr>
        <w:t xml:space="preserve">C</w:t>
      </w:r>
      <w:r w:rsidDel="00000000" w:rsidR="00000000" w:rsidRPr="00000000">
        <w:rPr>
          <w:rtl w:val="0"/>
        </w:rPr>
        <w:t xml:space="preserve">hecklists to ensure each step is completed and documented.</w:t>
      </w:r>
    </w:p>
    <w:p w:rsidR="00000000" w:rsidDel="00000000" w:rsidP="00000000" w:rsidRDefault="00000000" w:rsidRPr="00000000" w14:paraId="00000071">
      <w:pPr>
        <w:pStyle w:val="Heading1"/>
        <w:keepNext w:val="0"/>
        <w:keepLines w:val="0"/>
        <w:spacing w:before="480" w:lineRule="auto"/>
        <w:ind w:left="1440" w:hanging="360"/>
        <w:rPr>
          <w:ins w:author="yohanis" w:id="1" w:date="2025-07-22T14:47:47Z"/>
          <w:b w:val="1"/>
          <w:bCs w:val="1"/>
          <w:sz w:val="46"/>
          <w:szCs w:val="46"/>
          <w:rPrChange w:author="yohanis" w:id="2" w:date="2025-07-22T14:47:47Z">
            <w:rPr/>
          </w:rPrChange>
        </w:rPr>
      </w:pPr>
      <w:ins w:author="yohanis" w:id="1" w:date="2025-07-22T14:47:47Z">
        <w:bookmarkStart w:colFirst="0" w:colLast="0" w:name="_j7lvco4p718t" w:id="10"/>
        <w:bookmarkEnd w:id="10"/>
        <w:r w:rsidDel="00000000" w:rsidR="00000000" w:rsidRPr="00000000">
          <w:rPr>
            <w:rtl w:val="0"/>
          </w:rPr>
        </w:r>
      </w:ins>
    </w:p>
    <w:p w:rsidR="00000000" w:rsidDel="00000000" w:rsidP="00000000" w:rsidRDefault="00000000" w:rsidRPr="00000000" w14:paraId="00000072">
      <w:pPr>
        <w:pStyle w:val="Heading1"/>
        <w:keepNext w:val="0"/>
        <w:keepLines w:val="0"/>
        <w:spacing w:before="480" w:lineRule="auto"/>
        <w:ind w:left="1440" w:hanging="360"/>
        <w:rPr>
          <w:ins w:author="yohanis" w:id="1" w:date="2025-07-22T14:47:47Z"/>
          <w:b w:val="1"/>
          <w:bCs w:val="1"/>
          <w:sz w:val="46"/>
          <w:szCs w:val="46"/>
          <w:rPrChange w:author="yohanis" w:id="2" w:date="2025-07-22T14:47:47Z">
            <w:rPr/>
          </w:rPrChange>
        </w:rPr>
      </w:pPr>
      <w:ins w:author="yohanis" w:id="1" w:date="2025-07-22T14:47:47Z">
        <w:bookmarkStart w:colFirst="0" w:colLast="0" w:name="_eq93b7qp92ei" w:id="11"/>
        <w:bookmarkEnd w:id="11"/>
        <w:r w:rsidDel="00000000" w:rsidR="00000000" w:rsidRPr="00000000">
          <w:rPr>
            <w:rtl w:val="0"/>
          </w:rPr>
        </w:r>
      </w:ins>
    </w:p>
    <w:p w:rsidR="00000000" w:rsidDel="00000000" w:rsidP="00000000" w:rsidRDefault="00000000" w:rsidRPr="00000000" w14:paraId="00000073">
      <w:pPr>
        <w:pStyle w:val="Heading1"/>
        <w:keepNext w:val="0"/>
        <w:keepLines w:val="0"/>
        <w:spacing w:before="480" w:lineRule="auto"/>
        <w:ind w:left="1440" w:hanging="360"/>
        <w:rPr>
          <w:ins w:author="yohanis" w:id="1" w:date="2025-07-22T14:47:47Z"/>
          <w:b w:val="1"/>
          <w:bCs w:val="1"/>
          <w:sz w:val="46"/>
          <w:szCs w:val="46"/>
          <w:rPrChange w:author="yohanis" w:id="2" w:date="2025-07-22T14:47:47Z">
            <w:rPr/>
          </w:rPrChange>
        </w:rPr>
      </w:pPr>
      <w:ins w:author="yohanis" w:id="1" w:date="2025-07-22T14:47:47Z">
        <w:bookmarkStart w:colFirst="0" w:colLast="0" w:name="_jwv8jcdsprjz" w:id="12"/>
        <w:bookmarkEnd w:id="12"/>
        <w:r w:rsidDel="00000000" w:rsidR="00000000" w:rsidRPr="00000000">
          <w:rPr>
            <w:rtl w:val="0"/>
          </w:rPr>
        </w:r>
      </w:ins>
    </w:p>
    <w:p w:rsidR="00000000" w:rsidDel="00000000" w:rsidP="00000000" w:rsidRDefault="00000000" w:rsidRPr="00000000" w14:paraId="00000074">
      <w:pPr>
        <w:pStyle w:val="Heading1"/>
        <w:keepNext w:val="0"/>
        <w:keepLines w:val="0"/>
        <w:spacing w:before="480" w:lineRule="auto"/>
        <w:ind w:left="1440" w:hanging="360"/>
        <w:rPr>
          <w:b w:val="1"/>
          <w:bCs w:val="1"/>
          <w:sz w:val="46"/>
          <w:szCs w:val="46"/>
        </w:rPr>
      </w:pPr>
      <w:bookmarkStart w:colFirst="0" w:colLast="0" w:name="_auy36dldefb6" w:id="13"/>
      <w:bookmarkEnd w:id="13"/>
      <w:r w:rsidDel="00000000" w:rsidR="00000000" w:rsidRPr="00000000">
        <w:rPr>
          <w:b w:val="1"/>
          <w:bCs w:val="1"/>
          <w:sz w:val="46"/>
          <w:szCs w:val="46"/>
          <w:rtl w:val="0"/>
        </w:rPr>
        <w:t xml:space="preserve">Event Kiosk Rental IT Operations Checklist</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Department:</w:t>
      </w:r>
      <w:r w:rsidDel="00000000" w:rsidR="00000000" w:rsidRPr="00000000">
        <w:rPr>
          <w:rtl w:val="0"/>
        </w:rPr>
        <w:t xml:space="preserve"> IT</w:t>
        <w:br w:type="textWrapping"/>
        <w:t xml:space="preserve"> </w:t>
      </w:r>
      <w:r w:rsidDel="00000000" w:rsidR="00000000" w:rsidRPr="00000000">
        <w:rPr>
          <w:b w:val="1"/>
          <w:bCs w:val="1"/>
          <w:rtl w:val="0"/>
        </w:rPr>
        <w:t xml:space="preserve">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7/2/2025</w:t>
        <w:br w:type="textWrapping"/>
        <w:t xml:space="preserve"> </w:t>
      </w:r>
      <w:r w:rsidDel="00000000" w:rsidR="00000000" w:rsidRPr="00000000">
        <w:rPr>
          <w:b w:val="1"/>
          <w:bCs w:val="1"/>
          <w:rtl w:val="0"/>
        </w:rPr>
        <w:t xml:space="preserve">Prepared by:</w:t>
      </w:r>
      <w:r w:rsidDel="00000000" w:rsidR="00000000" w:rsidRPr="00000000">
        <w:rPr>
          <w:rtl w:val="0"/>
        </w:rPr>
        <w:t xml:space="preserve"> [Name]</w:t>
        <w:br w:type="textWrapping"/>
        <w:t xml:space="preserve"> </w:t>
      </w:r>
      <w:r w:rsidDel="00000000" w:rsidR="00000000" w:rsidRPr="00000000">
        <w:rPr>
          <w:b w:val="1"/>
          <w:bCs w:val="1"/>
          <w:rtl w:val="0"/>
        </w:rPr>
        <w:t xml:space="preserve">Event Name/Location:</w:t>
      </w:r>
      <w:r w:rsidDel="00000000" w:rsidR="00000000" w:rsidRPr="00000000">
        <w:rPr>
          <w:rtl w:val="0"/>
        </w:rPr>
        <w:t xml:space="preserve"> __________________________</w:t>
        <w:br w:type="textWrapping"/>
        <w:t xml:space="preserve"> </w:t>
      </w:r>
      <w:r w:rsidDel="00000000" w:rsidR="00000000" w:rsidRPr="00000000">
        <w:rPr>
          <w:b w:val="1"/>
          <w:bCs w:val="1"/>
          <w:rtl w:val="0"/>
        </w:rPr>
        <w:t xml:space="preserve">Kiosk Serial/ID:</w:t>
      </w:r>
      <w:r w:rsidDel="00000000" w:rsidR="00000000" w:rsidRPr="00000000">
        <w:rPr>
          <w:rtl w:val="0"/>
        </w:rPr>
        <w:t xml:space="preserve"> __________________________</w:t>
      </w:r>
    </w:p>
    <w:p w:rsidR="00000000" w:rsidDel="00000000" w:rsidP="00000000" w:rsidRDefault="00000000" w:rsidRPr="00000000" w14:paraId="00000076">
      <w:pPr>
        <w:pStyle w:val="Heading2"/>
        <w:keepNext w:val="0"/>
        <w:keepLines w:val="0"/>
        <w:spacing w:after="80" w:lineRule="auto"/>
        <w:ind w:left="1440" w:hanging="360"/>
        <w:rPr>
          <w:b w:val="1"/>
          <w:bCs w:val="1"/>
          <w:sz w:val="34"/>
          <w:szCs w:val="34"/>
        </w:rPr>
      </w:pPr>
      <w:bookmarkStart w:colFirst="0" w:colLast="0" w:name="_eg6iu2epi6qi" w:id="14"/>
      <w:bookmarkEnd w:id="14"/>
      <w:r w:rsidDel="00000000" w:rsidR="00000000" w:rsidRPr="00000000">
        <w:rPr>
          <w:b w:val="1"/>
          <w:bCs w:val="1"/>
          <w:sz w:val="34"/>
          <w:szCs w:val="34"/>
          <w:rtl w:val="0"/>
        </w:rPr>
        <w:t xml:space="preserve">A. Pre-Event Preparation</w:t>
      </w:r>
    </w:p>
    <w:p w:rsidR="00000000" w:rsidDel="00000000" w:rsidP="00000000" w:rsidRDefault="00000000" w:rsidRPr="00000000" w14:paraId="00000077">
      <w:pPr>
        <w:pStyle w:val="Heading2"/>
        <w:keepNext w:val="0"/>
        <w:keepLines w:val="0"/>
        <w:spacing w:after="80" w:lineRule="auto"/>
        <w:ind w:left="1440" w:hanging="360"/>
        <w:rPr>
          <w:b w:val="1"/>
          <w:bCs w:val="1"/>
          <w:sz w:val="34"/>
          <w:szCs w:val="34"/>
        </w:rPr>
      </w:pPr>
      <w:bookmarkStart w:colFirst="0" w:colLast="0" w:name="_qbtazdayud96" w:id="15"/>
      <w:bookmarkEnd w:id="15"/>
      <w:r w:rsidDel="00000000" w:rsidR="00000000" w:rsidRPr="00000000">
        <w:rPr>
          <w:b w:val="1"/>
          <w:bCs w:val="1"/>
          <w:sz w:val="34"/>
          <w:szCs w:val="34"/>
          <w:rtl w:val="0"/>
        </w:rPr>
        <w:t xml:space="preserve">Maintenance &amp; Upgrade</w:t>
      </w:r>
    </w:p>
    <w:p w:rsidR="00000000" w:rsidDel="00000000" w:rsidP="00000000" w:rsidRDefault="00000000" w:rsidRPr="00000000" w14:paraId="00000078">
      <w:pPr>
        <w:numPr>
          <w:ilvl w:val="0"/>
          <w:numId w:val="13"/>
        </w:numPr>
        <w:spacing w:after="0" w:afterAutospacing="0" w:before="240" w:lineRule="auto"/>
        <w:ind w:left="720" w:hanging="360"/>
      </w:pPr>
      <w:r w:rsidDel="00000000" w:rsidR="00000000" w:rsidRPr="00000000">
        <w:rPr>
          <w:rtl w:val="0"/>
        </w:rPr>
        <w:t xml:space="preserve">Inspect hardware for physical damage or wear</w:t>
      </w:r>
    </w:p>
    <w:p w:rsidR="00000000" w:rsidDel="00000000" w:rsidP="00000000" w:rsidRDefault="00000000" w:rsidRPr="00000000" w14:paraId="00000079">
      <w:pPr>
        <w:numPr>
          <w:ilvl w:val="0"/>
          <w:numId w:val="13"/>
        </w:numPr>
        <w:spacing w:after="0" w:afterAutospacing="0" w:before="0" w:beforeAutospacing="0" w:lineRule="auto"/>
        <w:ind w:left="720" w:hanging="360"/>
      </w:pPr>
      <w:r w:rsidDel="00000000" w:rsidR="00000000" w:rsidRPr="00000000">
        <w:rPr>
          <w:rtl w:val="0"/>
        </w:rPr>
        <w:t xml:space="preserve">Clean and dust all components</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Update Ubuntu to latest stable patches for </w:t>
      </w:r>
      <w:commentRangeStart w:id="24"/>
      <w:r w:rsidDel="00000000" w:rsidR="00000000" w:rsidRPr="00000000">
        <w:rPr>
          <w:rtl w:val="0"/>
        </w:rPr>
        <w:t xml:space="preserve">20.04</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Upgrade kiosk software and apply all security patches</w:t>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Check Google Chrome version and update if needed</w:t>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Test all peripherals:</w:t>
      </w:r>
    </w:p>
    <w:p w:rsidR="00000000" w:rsidDel="00000000" w:rsidP="00000000" w:rsidRDefault="00000000" w:rsidRPr="00000000" w14:paraId="0000007E">
      <w:pPr>
        <w:numPr>
          <w:ilvl w:val="1"/>
          <w:numId w:val="13"/>
        </w:numPr>
        <w:spacing w:after="0" w:afterAutospacing="0" w:before="0" w:beforeAutospacing="0" w:lineRule="auto"/>
        <w:ind w:left="1440" w:hanging="360"/>
      </w:pPr>
      <w:r w:rsidDel="00000000" w:rsidR="00000000" w:rsidRPr="00000000">
        <w:rPr>
          <w:rtl w:val="0"/>
        </w:rPr>
        <w:t xml:space="preserve">Touchscreen</w:t>
      </w:r>
    </w:p>
    <w:p w:rsidR="00000000" w:rsidDel="00000000" w:rsidP="00000000" w:rsidRDefault="00000000" w:rsidRPr="00000000" w14:paraId="0000007F">
      <w:pPr>
        <w:numPr>
          <w:ilvl w:val="1"/>
          <w:numId w:val="13"/>
        </w:numPr>
        <w:spacing w:after="0" w:afterAutospacing="0" w:before="0" w:beforeAutospacing="0" w:lineRule="auto"/>
        <w:ind w:left="1440" w:hanging="360"/>
      </w:pPr>
      <w:r w:rsidDel="00000000" w:rsidR="00000000" w:rsidRPr="00000000">
        <w:rPr>
          <w:rtl w:val="0"/>
        </w:rPr>
        <w:t xml:space="preserve">Printer(s)</w:t>
      </w:r>
    </w:p>
    <w:p w:rsidR="00000000" w:rsidDel="00000000" w:rsidP="00000000" w:rsidRDefault="00000000" w:rsidRPr="00000000" w14:paraId="00000080">
      <w:pPr>
        <w:numPr>
          <w:ilvl w:val="1"/>
          <w:numId w:val="13"/>
        </w:numPr>
        <w:spacing w:after="0" w:afterAutospacing="0" w:before="0" w:beforeAutospacing="0" w:lineRule="auto"/>
        <w:ind w:left="1440" w:hanging="360"/>
      </w:pPr>
      <w:r w:rsidDel="00000000" w:rsidR="00000000" w:rsidRPr="00000000">
        <w:rPr>
          <w:rtl w:val="0"/>
        </w:rPr>
        <w:t xml:space="preserve">Wi-Fi card</w:t>
      </w:r>
    </w:p>
    <w:p w:rsidR="00000000" w:rsidDel="00000000" w:rsidP="00000000" w:rsidRDefault="00000000" w:rsidRPr="00000000" w14:paraId="00000081">
      <w:pPr>
        <w:numPr>
          <w:ilvl w:val="1"/>
          <w:numId w:val="13"/>
        </w:numPr>
        <w:spacing w:after="240" w:before="0" w:beforeAutospacing="0" w:lineRule="auto"/>
        <w:ind w:left="1440" w:hanging="360"/>
      </w:pPr>
      <w:r w:rsidDel="00000000" w:rsidR="00000000" w:rsidRPr="00000000">
        <w:rPr>
          <w:rtl w:val="0"/>
        </w:rPr>
        <w:t xml:space="preserve">Sound</w:t>
        <w:br w:type="textWrapping"/>
      </w:r>
    </w:p>
    <w:p w:rsidR="00000000" w:rsidDel="00000000" w:rsidP="00000000" w:rsidRDefault="00000000" w:rsidRPr="00000000" w14:paraId="00000082">
      <w:pPr>
        <w:pStyle w:val="Heading2"/>
        <w:keepNext w:val="0"/>
        <w:keepLines w:val="0"/>
        <w:spacing w:after="80" w:lineRule="auto"/>
        <w:ind w:left="1440" w:hanging="360"/>
        <w:rPr>
          <w:b w:val="1"/>
          <w:bCs w:val="1"/>
          <w:sz w:val="34"/>
          <w:szCs w:val="34"/>
        </w:rPr>
      </w:pPr>
      <w:bookmarkStart w:colFirst="0" w:colLast="0" w:name="_ydumq5z6iwp1" w:id="16"/>
      <w:bookmarkEnd w:id="16"/>
      <w:r w:rsidDel="00000000" w:rsidR="00000000" w:rsidRPr="00000000">
        <w:rPr>
          <w:b w:val="1"/>
          <w:bCs w:val="1"/>
          <w:sz w:val="34"/>
          <w:szCs w:val="34"/>
          <w:rtl w:val="0"/>
        </w:rPr>
        <w:t xml:space="preserve">Content Update</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Upload new event-specific content to kiosk</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Test all media and interactive elements for functionality</w:t>
        <w:br w:type="textWrapping"/>
      </w:r>
    </w:p>
    <w:p w:rsidR="00000000" w:rsidDel="00000000" w:rsidP="00000000" w:rsidRDefault="00000000" w:rsidRPr="00000000" w14:paraId="00000085">
      <w:pPr>
        <w:pStyle w:val="Heading2"/>
        <w:keepNext w:val="0"/>
        <w:keepLines w:val="0"/>
        <w:spacing w:after="80" w:lineRule="auto"/>
        <w:ind w:left="1440" w:hanging="360"/>
        <w:rPr>
          <w:b w:val="1"/>
          <w:bCs w:val="1"/>
          <w:sz w:val="34"/>
          <w:szCs w:val="34"/>
        </w:rPr>
      </w:pPr>
      <w:bookmarkStart w:colFirst="0" w:colLast="0" w:name="_2uznb7ci0yrk" w:id="17"/>
      <w:bookmarkEnd w:id="17"/>
      <w:r w:rsidDel="00000000" w:rsidR="00000000" w:rsidRPr="00000000">
        <w:rPr>
          <w:b w:val="1"/>
          <w:bCs w:val="1"/>
          <w:sz w:val="34"/>
          <w:szCs w:val="34"/>
          <w:rtl w:val="0"/>
        </w:rPr>
        <w:t xml:space="preserve">System Testing</w:t>
      </w:r>
    </w:p>
    <w:p w:rsidR="00000000" w:rsidDel="00000000" w:rsidP="00000000" w:rsidRDefault="00000000" w:rsidRPr="00000000" w14:paraId="00000086">
      <w:pPr>
        <w:numPr>
          <w:ilvl w:val="0"/>
          <w:numId w:val="17"/>
        </w:numPr>
        <w:spacing w:after="0" w:afterAutospacing="0" w:before="240" w:lineRule="auto"/>
        <w:ind w:left="720" w:hanging="360"/>
      </w:pPr>
      <w:r w:rsidDel="00000000" w:rsidR="00000000" w:rsidRPr="00000000">
        <w:rPr>
          <w:rtl w:val="0"/>
        </w:rPr>
        <w:t xml:space="preserve">Reboot kiosk and check for error messages</w:t>
      </w:r>
    </w:p>
    <w:p w:rsidR="00000000" w:rsidDel="00000000" w:rsidP="00000000" w:rsidRDefault="00000000" w:rsidRPr="00000000" w14:paraId="00000087">
      <w:pPr>
        <w:numPr>
          <w:ilvl w:val="0"/>
          <w:numId w:val="17"/>
        </w:numPr>
        <w:spacing w:after="0" w:afterAutospacing="0" w:before="0" w:beforeAutospacing="0" w:lineRule="auto"/>
        <w:ind w:left="720" w:hanging="360"/>
      </w:pPr>
      <w:r w:rsidDel="00000000" w:rsidR="00000000" w:rsidRPr="00000000">
        <w:rPr>
          <w:rtl w:val="0"/>
        </w:rPr>
        <w:t xml:space="preserve">Run hardware and software diagnostics</w:t>
      </w:r>
    </w:p>
    <w:p w:rsidR="00000000" w:rsidDel="00000000" w:rsidP="00000000" w:rsidRDefault="00000000" w:rsidRPr="00000000" w14:paraId="00000088">
      <w:pPr>
        <w:numPr>
          <w:ilvl w:val="0"/>
          <w:numId w:val="17"/>
        </w:numPr>
        <w:spacing w:after="240" w:before="0" w:beforeAutospacing="0" w:lineRule="auto"/>
        <w:ind w:left="720" w:hanging="360"/>
      </w:pPr>
      <w:r w:rsidDel="00000000" w:rsidR="00000000" w:rsidRPr="00000000">
        <w:rPr>
          <w:rtl w:val="0"/>
        </w:rPr>
        <w:t xml:space="preserve">Confirm network adapters and Wi-Fi modules are functional</w:t>
        <w:br w:type="textWrapping"/>
      </w:r>
    </w:p>
    <w:p w:rsidR="00000000" w:rsidDel="00000000" w:rsidP="00000000" w:rsidRDefault="00000000" w:rsidRPr="00000000" w14:paraId="00000089">
      <w:pPr>
        <w:pStyle w:val="Heading2"/>
        <w:keepNext w:val="0"/>
        <w:keepLines w:val="0"/>
        <w:spacing w:after="80" w:lineRule="auto"/>
        <w:ind w:left="1440" w:hanging="360"/>
        <w:rPr>
          <w:b w:val="1"/>
          <w:bCs w:val="1"/>
          <w:sz w:val="34"/>
          <w:szCs w:val="34"/>
        </w:rPr>
      </w:pPr>
      <w:bookmarkStart w:colFirst="0" w:colLast="0" w:name="_ctsq3quqhivk" w:id="18"/>
      <w:bookmarkEnd w:id="18"/>
      <w:r w:rsidDel="00000000" w:rsidR="00000000" w:rsidRPr="00000000">
        <w:rPr>
          <w:b w:val="1"/>
          <w:bCs w:val="1"/>
          <w:sz w:val="34"/>
          <w:szCs w:val="34"/>
          <w:rtl w:val="0"/>
        </w:rPr>
        <w:t xml:space="preserve">Packing for Transport</w:t>
      </w:r>
    </w:p>
    <w:p w:rsidR="00000000" w:rsidDel="00000000" w:rsidP="00000000" w:rsidRDefault="00000000" w:rsidRPr="00000000" w14:paraId="0000008A">
      <w:pPr>
        <w:numPr>
          <w:ilvl w:val="0"/>
          <w:numId w:val="14"/>
        </w:numPr>
        <w:spacing w:after="0" w:afterAutospacing="0" w:before="240" w:lineRule="auto"/>
        <w:ind w:left="720" w:hanging="360"/>
      </w:pPr>
      <w:r w:rsidDel="00000000" w:rsidR="00000000" w:rsidRPr="00000000">
        <w:rPr>
          <w:rtl w:val="0"/>
        </w:rPr>
        <w:t xml:space="preserve">Power down kiosk and disconnect all cables</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rtl w:val="0"/>
        </w:rPr>
        <w:t xml:space="preserve">Securely pack kiosk in transport case with protective padding</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Include all necessary accessories:</w:t>
        <w:br w:type="textWrapping"/>
      </w:r>
    </w:p>
    <w:p w:rsidR="00000000" w:rsidDel="00000000" w:rsidP="00000000" w:rsidRDefault="00000000" w:rsidRPr="00000000" w14:paraId="0000008D">
      <w:pPr>
        <w:numPr>
          <w:ilvl w:val="1"/>
          <w:numId w:val="14"/>
        </w:numPr>
        <w:spacing w:after="0" w:afterAutospacing="0" w:before="0" w:beforeAutospacing="0" w:lineRule="auto"/>
        <w:ind w:left="1440" w:hanging="360"/>
      </w:pPr>
      <w:r w:rsidDel="00000000" w:rsidR="00000000" w:rsidRPr="00000000">
        <w:rPr>
          <w:rtl w:val="0"/>
        </w:rPr>
        <w:t xml:space="preserve">Cables</w:t>
      </w:r>
    </w:p>
    <w:p w:rsidR="00000000" w:rsidDel="00000000" w:rsidP="00000000" w:rsidRDefault="00000000" w:rsidRPr="00000000" w14:paraId="0000008E">
      <w:pPr>
        <w:numPr>
          <w:ilvl w:val="1"/>
          <w:numId w:val="14"/>
        </w:numPr>
        <w:spacing w:after="0" w:afterAutospacing="0" w:before="0" w:beforeAutospacing="0" w:lineRule="auto"/>
        <w:ind w:left="1440" w:hanging="360"/>
      </w:pPr>
      <w:r w:rsidDel="00000000" w:rsidR="00000000" w:rsidRPr="00000000">
        <w:rPr>
          <w:rtl w:val="0"/>
        </w:rPr>
        <w:t xml:space="preserve">Adapters</w:t>
      </w:r>
    </w:p>
    <w:p w:rsidR="00000000" w:rsidDel="00000000" w:rsidP="00000000" w:rsidRDefault="00000000" w:rsidRPr="00000000" w14:paraId="0000008F">
      <w:pPr>
        <w:numPr>
          <w:ilvl w:val="1"/>
          <w:numId w:val="14"/>
        </w:numPr>
        <w:spacing w:after="0" w:afterAutospacing="0" w:before="0" w:beforeAutospacing="0" w:lineRule="auto"/>
        <w:ind w:left="1440" w:hanging="360"/>
      </w:pPr>
      <w:r w:rsidDel="00000000" w:rsidR="00000000" w:rsidRPr="00000000">
        <w:rPr>
          <w:rtl w:val="0"/>
        </w:rPr>
        <w:t xml:space="preserve">Backup USBs</w:t>
      </w:r>
    </w:p>
    <w:p w:rsidR="00000000" w:rsidDel="00000000" w:rsidP="00000000" w:rsidRDefault="00000000" w:rsidRPr="00000000" w14:paraId="00000090">
      <w:pPr>
        <w:numPr>
          <w:ilvl w:val="1"/>
          <w:numId w:val="14"/>
        </w:numPr>
        <w:spacing w:after="240" w:before="0" w:beforeAutospacing="0" w:lineRule="auto"/>
        <w:ind w:left="1440" w:hanging="360"/>
      </w:pPr>
      <w:r w:rsidDel="00000000" w:rsidR="00000000" w:rsidRPr="00000000">
        <w:rPr>
          <w:rtl w:val="0"/>
        </w:rPr>
        <w:t xml:space="preserve">Documentation (setup instructions, troubleshooting guide)</w:t>
        <w:br w:type="textWrapping"/>
      </w:r>
    </w:p>
    <w:p w:rsidR="00000000" w:rsidDel="00000000" w:rsidP="00000000" w:rsidRDefault="00000000" w:rsidRPr="00000000" w14:paraId="00000091">
      <w:pPr>
        <w:pStyle w:val="Heading2"/>
        <w:keepNext w:val="0"/>
        <w:keepLines w:val="0"/>
        <w:spacing w:after="80" w:lineRule="auto"/>
        <w:ind w:left="1440" w:hanging="360"/>
        <w:rPr>
          <w:b w:val="1"/>
          <w:bCs w:val="1"/>
          <w:sz w:val="34"/>
          <w:szCs w:val="34"/>
        </w:rPr>
      </w:pPr>
      <w:bookmarkStart w:colFirst="0" w:colLast="0" w:name="_2trk9tcg46g6" w:id="19"/>
      <w:bookmarkEnd w:id="19"/>
      <w:r w:rsidDel="00000000" w:rsidR="00000000" w:rsidRPr="00000000">
        <w:rPr>
          <w:b w:val="1"/>
          <w:bCs w:val="1"/>
          <w:sz w:val="34"/>
          <w:szCs w:val="34"/>
          <w:rtl w:val="0"/>
        </w:rPr>
        <w:t xml:space="preserve">B. Event Deployment</w:t>
      </w:r>
    </w:p>
    <w:p w:rsidR="00000000" w:rsidDel="00000000" w:rsidP="00000000" w:rsidRDefault="00000000" w:rsidRPr="00000000" w14:paraId="00000092">
      <w:pPr>
        <w:pStyle w:val="Heading2"/>
        <w:keepNext w:val="0"/>
        <w:keepLines w:val="0"/>
        <w:spacing w:after="80" w:lineRule="auto"/>
        <w:ind w:left="1440" w:hanging="360"/>
        <w:rPr>
          <w:b w:val="1"/>
          <w:bCs w:val="1"/>
          <w:sz w:val="34"/>
          <w:szCs w:val="34"/>
        </w:rPr>
      </w:pPr>
      <w:bookmarkStart w:colFirst="0" w:colLast="0" w:name="_p6ujdqmhpos7" w:id="20"/>
      <w:bookmarkEnd w:id="20"/>
      <w:r w:rsidDel="00000000" w:rsidR="00000000" w:rsidRPr="00000000">
        <w:rPr>
          <w:b w:val="1"/>
          <w:bCs w:val="1"/>
          <w:sz w:val="34"/>
          <w:szCs w:val="34"/>
          <w:rtl w:val="0"/>
        </w:rPr>
        <w:t xml:space="preserve">Unpacking &amp; Setup</w:t>
      </w:r>
    </w:p>
    <w:p w:rsidR="00000000" w:rsidDel="00000000" w:rsidP="00000000" w:rsidRDefault="00000000" w:rsidRPr="00000000" w14:paraId="00000093">
      <w:pPr>
        <w:numPr>
          <w:ilvl w:val="0"/>
          <w:numId w:val="18"/>
        </w:numPr>
        <w:spacing w:after="0" w:afterAutospacing="0" w:before="240" w:lineRule="auto"/>
        <w:ind w:left="720" w:hanging="360"/>
      </w:pPr>
      <w:r w:rsidDel="00000000" w:rsidR="00000000" w:rsidRPr="00000000">
        <w:rPr>
          <w:rtl w:val="0"/>
        </w:rPr>
        <w:t xml:space="preserve">Carefully unpack kiosk at event site</w:t>
      </w:r>
    </w:p>
    <w:p w:rsidR="00000000" w:rsidDel="00000000" w:rsidP="00000000" w:rsidRDefault="00000000" w:rsidRPr="00000000" w14:paraId="00000094">
      <w:pPr>
        <w:numPr>
          <w:ilvl w:val="0"/>
          <w:numId w:val="18"/>
        </w:numPr>
        <w:spacing w:after="0" w:afterAutospacing="0" w:before="0" w:beforeAutospacing="0" w:lineRule="auto"/>
        <w:ind w:left="720" w:hanging="360"/>
        <w:rPr>
          <w:u w:val="none"/>
        </w:rPr>
      </w:pPr>
      <w:r w:rsidDel="00000000" w:rsidR="00000000" w:rsidRPr="00000000">
        <w:rPr>
          <w:rtl w:val="0"/>
        </w:rPr>
        <w:t xml:space="preserve">Document any damage ______________________________________</w:t>
      </w:r>
    </w:p>
    <w:p w:rsidR="00000000" w:rsidDel="00000000" w:rsidP="00000000" w:rsidRDefault="00000000" w:rsidRPr="00000000" w14:paraId="00000095">
      <w:pPr>
        <w:numPr>
          <w:ilvl w:val="0"/>
          <w:numId w:val="18"/>
        </w:numPr>
        <w:spacing w:after="0" w:afterAutospacing="0" w:before="0" w:beforeAutospacing="0" w:lineRule="auto"/>
        <w:ind w:left="720" w:hanging="360"/>
      </w:pPr>
      <w:r w:rsidDel="00000000" w:rsidR="00000000" w:rsidRPr="00000000">
        <w:rPr>
          <w:rtl w:val="0"/>
        </w:rPr>
        <w:t xml:space="preserve">Assemble and position kiosk as per event requirements</w:t>
      </w:r>
    </w:p>
    <w:p w:rsidR="00000000" w:rsidDel="00000000" w:rsidP="00000000" w:rsidRDefault="00000000" w:rsidRPr="00000000" w14:paraId="00000096">
      <w:pPr>
        <w:numPr>
          <w:ilvl w:val="0"/>
          <w:numId w:val="18"/>
        </w:numPr>
        <w:spacing w:after="0" w:afterAutospacing="0" w:before="0" w:beforeAutospacing="0" w:lineRule="auto"/>
        <w:ind w:left="720" w:hanging="360"/>
      </w:pPr>
      <w:r w:rsidDel="00000000" w:rsidR="00000000" w:rsidRPr="00000000">
        <w:rPr>
          <w:rtl w:val="0"/>
        </w:rPr>
        <w:t xml:space="preserve">Connect to power and network (Wi-Fi/Ethernet)</w:t>
      </w:r>
    </w:p>
    <w:p w:rsidR="00000000" w:rsidDel="00000000" w:rsidP="00000000" w:rsidRDefault="00000000" w:rsidRPr="00000000" w14:paraId="00000097">
      <w:pPr>
        <w:numPr>
          <w:ilvl w:val="0"/>
          <w:numId w:val="18"/>
        </w:numPr>
        <w:spacing w:after="240" w:before="0" w:beforeAutospacing="0" w:lineRule="auto"/>
        <w:ind w:left="720" w:hanging="360"/>
      </w:pPr>
      <w:r w:rsidDel="00000000" w:rsidR="00000000" w:rsidRPr="00000000">
        <w:rPr>
          <w:rtl w:val="0"/>
        </w:rPr>
        <w:t xml:space="preserve">Power on and perform a quick system check</w:t>
        <w:br w:type="textWrapping"/>
      </w:r>
    </w:p>
    <w:p w:rsidR="00000000" w:rsidDel="00000000" w:rsidP="00000000" w:rsidRDefault="00000000" w:rsidRPr="00000000" w14:paraId="00000098">
      <w:pPr>
        <w:pStyle w:val="Heading2"/>
        <w:keepNext w:val="0"/>
        <w:keepLines w:val="0"/>
        <w:spacing w:after="80" w:lineRule="auto"/>
        <w:ind w:left="1440" w:hanging="360"/>
        <w:rPr>
          <w:b w:val="1"/>
          <w:bCs w:val="1"/>
          <w:sz w:val="34"/>
          <w:szCs w:val="34"/>
        </w:rPr>
      </w:pPr>
      <w:bookmarkStart w:colFirst="0" w:colLast="0" w:name="_xw7wzq1fc2qf" w:id="21"/>
      <w:bookmarkEnd w:id="21"/>
      <w:r w:rsidDel="00000000" w:rsidR="00000000" w:rsidRPr="00000000">
        <w:rPr>
          <w:b w:val="1"/>
          <w:bCs w:val="1"/>
          <w:sz w:val="34"/>
          <w:szCs w:val="34"/>
          <w:rtl w:val="0"/>
        </w:rPr>
        <w:t xml:space="preserve">Internet Connectivity</w:t>
      </w:r>
    </w:p>
    <w:p w:rsidR="00000000" w:rsidDel="00000000" w:rsidP="00000000" w:rsidRDefault="00000000" w:rsidRPr="00000000" w14:paraId="00000099">
      <w:pPr>
        <w:numPr>
          <w:ilvl w:val="0"/>
          <w:numId w:val="9"/>
        </w:numPr>
        <w:spacing w:after="0" w:afterAutospacing="0" w:before="240" w:lineRule="auto"/>
        <w:ind w:left="720" w:hanging="360"/>
      </w:pPr>
      <w:r w:rsidDel="00000000" w:rsidR="00000000" w:rsidRPr="00000000">
        <w:rPr>
          <w:rtl w:val="0"/>
        </w:rPr>
        <w:t xml:space="preserve">Connect kiosk to designated event network</w:t>
      </w:r>
    </w:p>
    <w:p w:rsidR="00000000" w:rsidDel="00000000" w:rsidP="00000000" w:rsidRDefault="00000000" w:rsidRPr="00000000" w14:paraId="0000009A">
      <w:pPr>
        <w:numPr>
          <w:ilvl w:val="0"/>
          <w:numId w:val="9"/>
        </w:numPr>
        <w:spacing w:after="0" w:afterAutospacing="0" w:before="0" w:beforeAutospacing="0" w:lineRule="auto"/>
        <w:ind w:left="720" w:hanging="360"/>
      </w:pPr>
      <w:r w:rsidDel="00000000" w:rsidR="00000000" w:rsidRPr="00000000">
        <w:rPr>
          <w:rtl w:val="0"/>
        </w:rPr>
        <w:t xml:space="preserve">Test internet access</w:t>
      </w:r>
    </w:p>
    <w:p w:rsidR="00000000" w:rsidDel="00000000" w:rsidP="00000000" w:rsidRDefault="00000000" w:rsidRPr="00000000" w14:paraId="0000009B">
      <w:pPr>
        <w:numPr>
          <w:ilvl w:val="0"/>
          <w:numId w:val="9"/>
        </w:numPr>
        <w:spacing w:after="240" w:before="0" w:beforeAutospacing="0" w:lineRule="auto"/>
        <w:ind w:left="720" w:hanging="360"/>
      </w:pPr>
      <w:r w:rsidDel="00000000" w:rsidR="00000000" w:rsidRPr="00000000">
        <w:rPr>
          <w:rtl w:val="0"/>
        </w:rPr>
        <w:t xml:space="preserve">Ensure MeshCentral agent (or other remote management tool) is running</w:t>
        <w:br w:type="textWrapping"/>
      </w:r>
    </w:p>
    <w:p w:rsidR="00000000" w:rsidDel="00000000" w:rsidP="00000000" w:rsidRDefault="00000000" w:rsidRPr="00000000" w14:paraId="0000009C">
      <w:pPr>
        <w:pStyle w:val="Heading2"/>
        <w:keepNext w:val="0"/>
        <w:keepLines w:val="0"/>
        <w:spacing w:after="80" w:lineRule="auto"/>
        <w:ind w:left="1440" w:hanging="360"/>
        <w:rPr>
          <w:b w:val="1"/>
          <w:bCs w:val="1"/>
          <w:sz w:val="34"/>
          <w:szCs w:val="34"/>
        </w:rPr>
      </w:pPr>
      <w:bookmarkStart w:colFirst="0" w:colLast="0" w:name="_2ektk2n1dc0a" w:id="22"/>
      <w:bookmarkEnd w:id="22"/>
      <w:r w:rsidDel="00000000" w:rsidR="00000000" w:rsidRPr="00000000">
        <w:rPr>
          <w:b w:val="1"/>
          <w:bCs w:val="1"/>
          <w:sz w:val="34"/>
          <w:szCs w:val="34"/>
          <w:rtl w:val="0"/>
        </w:rPr>
        <w:t xml:space="preserve">Final Onsite Check</w:t>
      </w:r>
    </w:p>
    <w:p w:rsidR="00000000" w:rsidDel="00000000" w:rsidP="00000000" w:rsidRDefault="00000000" w:rsidRPr="00000000" w14:paraId="0000009D">
      <w:pPr>
        <w:numPr>
          <w:ilvl w:val="0"/>
          <w:numId w:val="16"/>
        </w:numPr>
        <w:spacing w:after="0" w:afterAutospacing="0" w:before="240" w:lineRule="auto"/>
        <w:ind w:left="720" w:hanging="360"/>
      </w:pPr>
      <w:r w:rsidDel="00000000" w:rsidR="00000000" w:rsidRPr="00000000">
        <w:rPr>
          <w:rtl w:val="0"/>
        </w:rPr>
        <w:t xml:space="preserve">Confirm content displays correctly</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rtl w:val="0"/>
        </w:rPr>
        <w:t xml:space="preserve">Test all user-facing features (touch, print, sound, etc.)</w:t>
      </w:r>
    </w:p>
    <w:p w:rsidR="00000000" w:rsidDel="00000000" w:rsidP="00000000" w:rsidRDefault="00000000" w:rsidRPr="00000000" w14:paraId="0000009F">
      <w:pPr>
        <w:numPr>
          <w:ilvl w:val="0"/>
          <w:numId w:val="16"/>
        </w:numPr>
        <w:spacing w:after="240" w:before="0" w:beforeAutospacing="0" w:lineRule="auto"/>
        <w:ind w:left="720" w:hanging="360"/>
      </w:pPr>
      <w:r w:rsidDel="00000000" w:rsidR="00000000" w:rsidRPr="00000000">
        <w:rPr>
          <w:rtl w:val="0"/>
        </w:rPr>
        <w:t xml:space="preserve">Address any errors/issues before event start - record any adjustments made</w:t>
        <w:br w:type="textWrapping"/>
      </w:r>
    </w:p>
    <w:p w:rsidR="00000000" w:rsidDel="00000000" w:rsidP="00000000" w:rsidRDefault="00000000" w:rsidRPr="00000000" w14:paraId="000000A0">
      <w:pPr>
        <w:pStyle w:val="Heading2"/>
        <w:keepNext w:val="0"/>
        <w:keepLines w:val="0"/>
        <w:spacing w:after="80" w:lineRule="auto"/>
        <w:ind w:left="1440" w:hanging="360"/>
        <w:rPr>
          <w:b w:val="1"/>
          <w:bCs w:val="1"/>
          <w:sz w:val="34"/>
          <w:szCs w:val="34"/>
        </w:rPr>
      </w:pPr>
      <w:bookmarkStart w:colFirst="0" w:colLast="0" w:name="_sgs8csrkvxtr" w:id="23"/>
      <w:bookmarkEnd w:id="23"/>
      <w:r w:rsidDel="00000000" w:rsidR="00000000" w:rsidRPr="00000000">
        <w:rPr>
          <w:b w:val="1"/>
          <w:bCs w:val="1"/>
          <w:sz w:val="34"/>
          <w:szCs w:val="34"/>
          <w:rtl w:val="0"/>
        </w:rPr>
        <w:t xml:space="preserve">C. During Event</w:t>
      </w:r>
    </w:p>
    <w:p w:rsidR="00000000" w:rsidDel="00000000" w:rsidP="00000000" w:rsidRDefault="00000000" w:rsidRPr="00000000" w14:paraId="000000A1">
      <w:pPr>
        <w:numPr>
          <w:ilvl w:val="0"/>
          <w:numId w:val="22"/>
        </w:numPr>
        <w:spacing w:after="0" w:afterAutospacing="0" w:before="240" w:lineRule="auto"/>
        <w:ind w:left="720" w:hanging="360"/>
      </w:pPr>
      <w:r w:rsidDel="00000000" w:rsidR="00000000" w:rsidRPr="00000000">
        <w:rPr>
          <w:rtl w:val="0"/>
        </w:rPr>
        <w:t xml:space="preserve">Monitor kiosk performance periodically</w:t>
      </w:r>
      <w:ins w:author="Rindy Kerr" w:id="3" w:date="2025-07-08T13:07:38Z">
        <w:r w:rsidDel="00000000" w:rsidR="00000000" w:rsidRPr="00000000">
          <w:rPr>
            <w:rtl w:val="0"/>
          </w:rPr>
          <w:t xml:space="preserve"> - Through meshcentral</w:t>
        </w:r>
      </w:ins>
      <w:r w:rsidDel="00000000" w:rsidR="00000000" w:rsidRPr="00000000">
        <w:rPr>
          <w:rtl w:val="0"/>
        </w:rPr>
      </w:r>
    </w:p>
    <w:p w:rsidR="00000000" w:rsidDel="00000000" w:rsidP="00000000" w:rsidRDefault="00000000" w:rsidRPr="00000000" w14:paraId="000000A2">
      <w:pPr>
        <w:numPr>
          <w:ilvl w:val="0"/>
          <w:numId w:val="22"/>
        </w:numPr>
        <w:spacing w:after="240" w:before="0" w:beforeAutospacing="0" w:lineRule="auto"/>
        <w:ind w:left="720" w:hanging="360"/>
      </w:pPr>
      <w:r w:rsidDel="00000000" w:rsidR="00000000" w:rsidRPr="00000000">
        <w:rPr>
          <w:rtl w:val="0"/>
        </w:rPr>
        <w:t xml:space="preserve">Provide onsite or remote support as needed</w:t>
        <w:br w:type="textWrapping"/>
      </w:r>
    </w:p>
    <w:p w:rsidR="00000000" w:rsidDel="00000000" w:rsidP="00000000" w:rsidRDefault="00000000" w:rsidRPr="00000000" w14:paraId="000000A3">
      <w:pPr>
        <w:pStyle w:val="Heading2"/>
        <w:keepNext w:val="0"/>
        <w:keepLines w:val="0"/>
        <w:spacing w:after="80" w:lineRule="auto"/>
        <w:ind w:left="1440" w:hanging="360"/>
        <w:rPr>
          <w:b w:val="1"/>
          <w:bCs w:val="1"/>
          <w:sz w:val="34"/>
          <w:szCs w:val="34"/>
        </w:rPr>
      </w:pPr>
      <w:bookmarkStart w:colFirst="0" w:colLast="0" w:name="_1asev7po2yke" w:id="24"/>
      <w:bookmarkEnd w:id="24"/>
      <w:r w:rsidDel="00000000" w:rsidR="00000000" w:rsidRPr="00000000">
        <w:rPr>
          <w:b w:val="1"/>
          <w:bCs w:val="1"/>
          <w:sz w:val="34"/>
          <w:szCs w:val="34"/>
          <w:rtl w:val="0"/>
        </w:rPr>
        <w:t xml:space="preserve">D. Post-Event</w:t>
      </w:r>
    </w:p>
    <w:p w:rsidR="00000000" w:rsidDel="00000000" w:rsidP="00000000" w:rsidRDefault="00000000" w:rsidRPr="00000000" w14:paraId="000000A4">
      <w:pPr>
        <w:pStyle w:val="Heading2"/>
        <w:keepNext w:val="0"/>
        <w:keepLines w:val="0"/>
        <w:spacing w:after="80" w:lineRule="auto"/>
        <w:ind w:left="1440" w:hanging="360"/>
        <w:rPr>
          <w:b w:val="1"/>
          <w:bCs w:val="1"/>
          <w:sz w:val="34"/>
          <w:szCs w:val="34"/>
        </w:rPr>
      </w:pPr>
      <w:bookmarkStart w:colFirst="0" w:colLast="0" w:name="_4p1sl3t5ujlo" w:id="25"/>
      <w:bookmarkEnd w:id="25"/>
      <w:r w:rsidDel="00000000" w:rsidR="00000000" w:rsidRPr="00000000">
        <w:rPr>
          <w:b w:val="1"/>
          <w:bCs w:val="1"/>
          <w:sz w:val="34"/>
          <w:szCs w:val="34"/>
          <w:rtl w:val="0"/>
        </w:rPr>
        <w:t xml:space="preserve">Shutdown &amp; Packing</w:t>
      </w:r>
    </w:p>
    <w:p w:rsidR="00000000" w:rsidDel="00000000" w:rsidP="00000000" w:rsidRDefault="00000000" w:rsidRPr="00000000" w14:paraId="000000A5">
      <w:pPr>
        <w:numPr>
          <w:ilvl w:val="0"/>
          <w:numId w:val="10"/>
        </w:numPr>
        <w:spacing w:after="0" w:afterAutospacing="0" w:before="240" w:lineRule="auto"/>
        <w:ind w:left="720" w:hanging="360"/>
      </w:pPr>
      <w:r w:rsidDel="00000000" w:rsidR="00000000" w:rsidRPr="00000000">
        <w:rPr>
          <w:rtl w:val="0"/>
        </w:rPr>
        <w:t xml:space="preserve">Power down kiosk safely</w:t>
      </w:r>
      <w:ins w:author="Rindy Kerr" w:id="4" w:date="2025-07-08T13:07:53Z">
        <w:r w:rsidDel="00000000" w:rsidR="00000000" w:rsidRPr="00000000">
          <w:rPr>
            <w:rtl w:val="0"/>
          </w:rPr>
          <w:t xml:space="preserve"> - define safely</w:t>
        </w:r>
      </w:ins>
      <w:r w:rsidDel="00000000" w:rsidR="00000000" w:rsidRPr="00000000">
        <w:rPr>
          <w:rtl w:val="0"/>
        </w:rPr>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Disconnect and pack all components</w:t>
      </w:r>
    </w:p>
    <w:p w:rsidR="00000000" w:rsidDel="00000000" w:rsidP="00000000" w:rsidRDefault="00000000" w:rsidRPr="00000000" w14:paraId="000000A7">
      <w:pPr>
        <w:numPr>
          <w:ilvl w:val="0"/>
          <w:numId w:val="10"/>
        </w:numPr>
        <w:spacing w:after="240" w:before="0" w:beforeAutospacing="0" w:lineRule="auto"/>
        <w:ind w:left="720" w:hanging="360"/>
      </w:pPr>
      <w:commentRangeStart w:id="25"/>
      <w:r w:rsidDel="00000000" w:rsidR="00000000" w:rsidRPr="00000000">
        <w:rPr>
          <w:rtl w:val="0"/>
        </w:rPr>
        <w:t xml:space="preserve">Return kiosk to office</w:t>
      </w:r>
      <w:commentRangeEnd w:id="25"/>
      <w:r w:rsidDel="00000000" w:rsidR="00000000" w:rsidRPr="00000000">
        <w:commentReference w:id="25"/>
      </w:r>
      <w:r w:rsidDel="00000000" w:rsidR="00000000" w:rsidRPr="00000000">
        <w:rPr>
          <w:rtl w:val="0"/>
        </w:rPr>
        <w:br w:type="textWrapping"/>
      </w:r>
    </w:p>
    <w:p w:rsidR="00000000" w:rsidDel="00000000" w:rsidP="00000000" w:rsidRDefault="00000000" w:rsidRPr="00000000" w14:paraId="000000A8">
      <w:pPr>
        <w:pStyle w:val="Heading2"/>
        <w:keepNext w:val="0"/>
        <w:keepLines w:val="0"/>
        <w:spacing w:after="80" w:lineRule="auto"/>
        <w:ind w:left="1440" w:hanging="360"/>
        <w:rPr>
          <w:b w:val="1"/>
          <w:bCs w:val="1"/>
          <w:sz w:val="34"/>
          <w:szCs w:val="34"/>
        </w:rPr>
      </w:pPr>
      <w:bookmarkStart w:colFirst="0" w:colLast="0" w:name="_2yc022hytgab" w:id="26"/>
      <w:bookmarkEnd w:id="26"/>
      <w:r w:rsidDel="00000000" w:rsidR="00000000" w:rsidRPr="00000000">
        <w:rPr>
          <w:b w:val="1"/>
          <w:bCs w:val="1"/>
          <w:sz w:val="34"/>
          <w:szCs w:val="34"/>
          <w:rtl w:val="0"/>
        </w:rPr>
        <w:t xml:space="preserve">Return &amp; </w:t>
      </w:r>
      <w:commentRangeStart w:id="26"/>
      <w:r w:rsidDel="00000000" w:rsidR="00000000" w:rsidRPr="00000000">
        <w:rPr>
          <w:b w:val="1"/>
          <w:bCs w:val="1"/>
          <w:sz w:val="34"/>
          <w:szCs w:val="34"/>
          <w:rtl w:val="0"/>
        </w:rPr>
        <w:t xml:space="preserve">Remote Monitoring</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A9">
      <w:pPr>
        <w:numPr>
          <w:ilvl w:val="0"/>
          <w:numId w:val="1"/>
        </w:numPr>
        <w:spacing w:after="0" w:afterAutospacing="0" w:before="240" w:lineRule="auto"/>
        <w:ind w:left="720" w:hanging="360"/>
      </w:pPr>
      <w:r w:rsidDel="00000000" w:rsidR="00000000" w:rsidRPr="00000000">
        <w:rPr>
          <w:rtl w:val="0"/>
        </w:rPr>
        <w:t xml:space="preserve">Reconnect kiosk in the office</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t xml:space="preserve">Use MeshCentral to perform post-event diagnostics</w:t>
      </w:r>
    </w:p>
    <w:p w:rsidR="00000000" w:rsidDel="00000000" w:rsidP="00000000" w:rsidRDefault="00000000" w:rsidRPr="00000000" w14:paraId="000000AB">
      <w:pPr>
        <w:numPr>
          <w:ilvl w:val="0"/>
          <w:numId w:val="1"/>
        </w:numPr>
        <w:spacing w:after="0" w:afterAutospacing="0" w:before="0" w:beforeAutospacing="0" w:lineRule="auto"/>
        <w:ind w:left="720" w:hanging="360"/>
      </w:pPr>
      <w:commentRangeStart w:id="27"/>
      <w:r w:rsidDel="00000000" w:rsidR="00000000" w:rsidRPr="00000000">
        <w:rPr>
          <w:rtl w:val="0"/>
        </w:rPr>
        <w:t xml:space="preserve">Log all maintenance and incidents for record-keeping</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AC">
      <w:pPr>
        <w:numPr>
          <w:ilvl w:val="0"/>
          <w:numId w:val="1"/>
        </w:numPr>
        <w:spacing w:after="240" w:before="0" w:beforeAutospacing="0" w:lineRule="auto"/>
        <w:ind w:left="720" w:hanging="360"/>
      </w:pPr>
      <w:r w:rsidDel="00000000" w:rsidR="00000000" w:rsidRPr="00000000">
        <w:rPr>
          <w:rtl w:val="0"/>
        </w:rPr>
        <w:t xml:space="preserve">If Wordpress offline used download analytics</w:t>
        <w:br w:type="textWrapping"/>
      </w:r>
    </w:p>
    <w:p w:rsidR="00000000" w:rsidDel="00000000" w:rsidP="00000000" w:rsidRDefault="00000000" w:rsidRPr="00000000" w14:paraId="000000AD">
      <w:pPr>
        <w:pStyle w:val="Heading2"/>
        <w:keepNext w:val="0"/>
        <w:keepLines w:val="0"/>
        <w:spacing w:after="80" w:lineRule="auto"/>
        <w:ind w:left="1440" w:hanging="360"/>
        <w:rPr>
          <w:b w:val="1"/>
          <w:bCs w:val="1"/>
          <w:sz w:val="34"/>
          <w:szCs w:val="34"/>
        </w:rPr>
      </w:pPr>
      <w:bookmarkStart w:colFirst="0" w:colLast="0" w:name="_fnjmczpjaoun" w:id="27"/>
      <w:bookmarkEnd w:id="27"/>
      <w:r w:rsidDel="00000000" w:rsidR="00000000" w:rsidRPr="00000000">
        <w:rPr>
          <w:b w:val="1"/>
          <w:bCs w:val="1"/>
          <w:sz w:val="34"/>
          <w:szCs w:val="34"/>
          <w:rtl w:val="0"/>
        </w:rPr>
        <w:t xml:space="preserve">E. Troubleshooting &amp; Escalation</w:t>
      </w:r>
    </w:p>
    <w:p w:rsidR="00000000" w:rsidDel="00000000" w:rsidP="00000000" w:rsidRDefault="00000000" w:rsidRPr="00000000" w14:paraId="000000AE">
      <w:pPr>
        <w:numPr>
          <w:ilvl w:val="0"/>
          <w:numId w:val="7"/>
        </w:numPr>
        <w:spacing w:after="0" w:afterAutospacing="0" w:before="240" w:lineRule="auto"/>
        <w:ind w:left="720" w:hanging="360"/>
      </w:pPr>
      <w:r w:rsidDel="00000000" w:rsidR="00000000" w:rsidRPr="00000000">
        <w:rPr>
          <w:rtl w:val="0"/>
        </w:rPr>
        <w:t xml:space="preserve">Refer to</w:t>
      </w:r>
      <w:commentRangeStart w:id="28"/>
      <w:r w:rsidDel="00000000" w:rsidR="00000000" w:rsidRPr="00000000">
        <w:rPr>
          <w:rtl w:val="0"/>
        </w:rPr>
        <w:t xml:space="preserve"> troubleshooting guide from Basecamp IT folder for common issues</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0AF">
      <w:pPr>
        <w:numPr>
          <w:ilvl w:val="0"/>
          <w:numId w:val="7"/>
        </w:numPr>
        <w:spacing w:after="240" w:before="0" w:beforeAutospacing="0" w:lineRule="auto"/>
        <w:ind w:left="720" w:hanging="360"/>
      </w:pPr>
      <w:r w:rsidDel="00000000" w:rsidR="00000000" w:rsidRPr="00000000">
        <w:rPr>
          <w:rtl w:val="0"/>
        </w:rPr>
        <w:t xml:space="preserve">Escalate unresolved technical problems to Project Manager</w:t>
        <w:br w:type="textWrapping"/>
      </w:r>
    </w:p>
    <w:p w:rsidR="00000000" w:rsidDel="00000000" w:rsidP="00000000" w:rsidRDefault="00000000" w:rsidRPr="00000000" w14:paraId="000000B0">
      <w:pPr>
        <w:pStyle w:val="Heading2"/>
        <w:keepNext w:val="0"/>
        <w:keepLines w:val="0"/>
        <w:spacing w:after="80" w:lineRule="auto"/>
        <w:ind w:left="1440" w:hanging="360"/>
        <w:rPr>
          <w:b w:val="1"/>
          <w:bCs w:val="1"/>
          <w:sz w:val="34"/>
          <w:szCs w:val="34"/>
        </w:rPr>
      </w:pPr>
      <w:bookmarkStart w:colFirst="0" w:colLast="0" w:name="_uql8f2cu8yho" w:id="28"/>
      <w:bookmarkEnd w:id="28"/>
      <w:r w:rsidDel="00000000" w:rsidR="00000000" w:rsidRPr="00000000">
        <w:rPr>
          <w:b w:val="1"/>
          <w:bCs w:val="1"/>
          <w:sz w:val="34"/>
          <w:szCs w:val="34"/>
          <w:rtl w:val="0"/>
        </w:rPr>
        <w:t xml:space="preserve">F. Documentation</w:t>
      </w:r>
    </w:p>
    <w:p w:rsidR="00000000" w:rsidDel="00000000" w:rsidP="00000000" w:rsidRDefault="00000000" w:rsidRPr="00000000" w14:paraId="000000B1">
      <w:pPr>
        <w:numPr>
          <w:ilvl w:val="0"/>
          <w:numId w:val="19"/>
        </w:numPr>
        <w:spacing w:after="0" w:afterAutospacing="0" w:before="240" w:lineRule="auto"/>
        <w:ind w:left="720" w:hanging="360"/>
      </w:pPr>
      <w:commentRangeStart w:id="29"/>
      <w:commentRangeStart w:id="30"/>
      <w:r w:rsidDel="00000000" w:rsidR="00000000" w:rsidRPr="00000000">
        <w:rPr>
          <w:rtl w:val="0"/>
        </w:rPr>
        <w:t xml:space="preserve">Complete this checklist and file in event records</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B2">
      <w:pPr>
        <w:numPr>
          <w:ilvl w:val="0"/>
          <w:numId w:val="19"/>
        </w:numPr>
        <w:spacing w:after="0" w:afterAutospacing="0" w:before="0" w:beforeAutospacing="0" w:lineRule="auto"/>
        <w:ind w:left="720" w:hanging="360"/>
      </w:pPr>
      <w:commentRangeStart w:id="31"/>
      <w:r w:rsidDel="00000000" w:rsidR="00000000" w:rsidRPr="00000000">
        <w:rPr>
          <w:rtl w:val="0"/>
        </w:rPr>
        <w:t xml:space="preserve">Record software versions, updates applied, and any incidents</w:t>
      </w:r>
      <w:commentRangeEnd w:id="31"/>
      <w:r w:rsidDel="00000000" w:rsidR="00000000" w:rsidRPr="00000000">
        <w:commentReference w:id="31"/>
      </w:r>
      <w:r w:rsidDel="00000000" w:rsidR="00000000" w:rsidRPr="00000000">
        <w:rPr>
          <w:rtl w:val="0"/>
        </w:rPr>
        <w:br w:type="textWrapping"/>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Sign-off:</w:t>
        <w:br w:type="textWrapping"/>
      </w:r>
      <w:r w:rsidDel="00000000" w:rsidR="00000000" w:rsidRPr="00000000">
        <w:rPr>
          <w:rtl w:val="0"/>
        </w:rPr>
        <w:t xml:space="preserve"> IT Specialist: ____________________ Date: ___________</w:t>
        <w:br w:type="textWrapping"/>
        <w:t xml:space="preserve"> IT Intern: _______________________ Date: ___________</w:t>
        <w:br w:type="textWrapping"/>
        <w:t xml:space="preserve"> Project Manager: _________________ Date: ___________</w:t>
      </w:r>
    </w:p>
    <w:p w:rsidR="00000000" w:rsidDel="00000000" w:rsidP="00000000" w:rsidRDefault="00000000" w:rsidRPr="00000000" w14:paraId="000000B5">
      <w:pPr>
        <w:rPr/>
      </w:pPr>
      <w:r w:rsidDel="00000000" w:rsidR="00000000" w:rsidRPr="00000000">
        <w:rPr>
          <w:rtl w:val="0"/>
        </w:rPr>
      </w:r>
    </w:p>
    <w:sectPr>
      <w:footerReference r:id="rId10" w:type="default"/>
      <w:pgSz w:h="15840" w:w="12240" w:orient="portrait"/>
      <w:pgMar w:bottom="1440" w:top="1440" w:left="1440" w:right="1440" w:header="720" w:footer="720"/>
      <w:pgNumType w:start="1"/>
      <w:sectPrChange w:author="yohanis" w:id="0" w:date="2025-07-22T14:47:24Z">
        <w:sectPr w:rsidR="000000" w:rsidDel="000000" w:rsidRPr="000000" w:rsidSect="000000">
          <w:pgMar w:bottom="1440" w:top="1440" w:left="1440" w:right="1440" w:header="720" w:footer="720"/>
          <w:pgNumType w:start="1"/>
          <w:pgSz w:h="15840" w:w="12240" w:orient="portrait"/>
        </w:sectPr>
      </w:sectPrChange>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ndy Kerr" w:id="5" w:date="2025-07-08T12:54:46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insert screen shots with step by step instructions so anyone could do it.</w:t>
        </w:r>
      </w:ins>
    </w:p>
  </w:comment>
  <w:comment w:author="Rindy Kerr" w:id="6" w:date="2025-07-08T12:55:01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w:t>
        </w:r>
      </w:ins>
    </w:p>
  </w:comment>
  <w:comment w:author="Dagmawi" w:id="7" w:date="2025-07-08T15:40:29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done by just interacting with the kiosk as an end user</w:t>
        </w:r>
      </w:ins>
    </w:p>
  </w:comment>
  <w:comment w:author="Rindy Kerr" w:id="24" w:date="2025-07-08T13:06:22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current?</w:t>
        </w:r>
      </w:ins>
    </w:p>
  </w:comment>
  <w:comment w:author="Rindy Kerr" w:id="20" w:date="2025-07-08T13:02:2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do that?  Do you stay ion site?</w:t>
        </w:r>
      </w:ins>
    </w:p>
  </w:comment>
  <w:comment w:author="Rindy Kerr" w:id="18" w:date="2025-07-08T13:01:49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always take a spare with us to events?  If yes, you can replace it. if NOT then you would need to load all the content etc. to it no??</w:t>
        </w:r>
      </w:ins>
    </w:p>
  </w:comment>
  <w:comment w:author="Dagmawi" w:id="19" w:date="2025-07-08T18:14:4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usually have extra hard disk and image to redeploy</w:t>
        </w:r>
      </w:ins>
    </w:p>
  </w:comment>
  <w:comment w:author="Rindy Kerr" w:id="8" w:date="2025-07-08T12:55:34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do this?</w:t>
        </w:r>
      </w:ins>
    </w:p>
  </w:comment>
  <w:comment w:author="Rindy Kerr" w:id="3" w:date="2025-07-08T12:50:02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do this, where do you get the software?</w:t>
        </w:r>
      </w:ins>
    </w:p>
  </w:comment>
  <w:comment w:author="Dagmawi" w:id="4" w:date="2025-07-08T15:31:4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online upgrade using command updating manual will be attached</w:t>
        </w:r>
      </w:ins>
    </w:p>
  </w:comment>
  <w:comment w:author="Rindy Kerr" w:id="13" w:date="2025-07-08T12:59:2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if it does how do you correct it?</w:t>
        </w:r>
      </w:ins>
    </w:p>
  </w:comment>
  <w:comment w:author="Dagmawi" w:id="14" w:date="2025-07-08T17:07:55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manager communicate with the developers to fix for any issue</w:t>
        </w:r>
      </w:ins>
    </w:p>
  </w:comment>
  <w:comment w:author="Rindy Kerr" w:id="25" w:date="2025-07-08T13:08:3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we put it into a case, then on a truck, then deliver to warehouse?</w:t>
        </w:r>
      </w:ins>
    </w:p>
  </w:comment>
  <w:comment w:author="Rindy Kerr" w:id="11" w:date="2025-07-08T12:58:35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get this info?</w:t>
        </w:r>
      </w:ins>
    </w:p>
  </w:comment>
  <w:comment w:author="Dagmawi" w:id="12" w:date="2025-07-08T17:05:33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manager will update you with the password.</w:t>
        </w:r>
      </w:ins>
    </w:p>
  </w:comment>
  <w:comment w:author="Rindy Kerr" w:id="1" w:date="2025-07-08T12:49:2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version number will always change no?  If yes, it is better to state, update to the most current version of patches</w:t>
        </w:r>
      </w:ins>
    </w:p>
  </w:comment>
  <w:comment w:author="Dagmawi" w:id="2" w:date="2025-07-08T15:30:28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an automated script to update we only need to check if it is updated or not</w:t>
        </w:r>
      </w:ins>
    </w:p>
  </w:comment>
  <w:comment w:author="Rindy Kerr" w:id="15" w:date="2025-07-08T13:00:2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it does what do you do to fix it?</w:t>
        </w:r>
      </w:ins>
    </w:p>
  </w:comment>
  <w:comment w:author="Rindy Kerr" w:id="28" w:date="2025-07-08T13:09:39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comment as earlier</w:t>
        </w:r>
      </w:ins>
    </w:p>
  </w:comment>
  <w:comment w:author="Rindy Kerr" w:id="31" w:date="2025-07-08T13:10:5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spots in sections to add notes</w:t>
        </w:r>
      </w:ins>
    </w:p>
  </w:comment>
  <w:comment w:author="Rindy Kerr" w:id="0" w:date="2025-07-08T12:51:21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same SOP format we are using for Operations for consistency and we need to keep all SOP's in the SOP folder.</w:t>
        </w:r>
      </w:ins>
    </w:p>
  </w:comment>
  <w:comment w:author="Rindy Kerr" w:id="9" w:date="2025-07-08T12:57:1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not covered in the shipping and handling SOP????</w:t>
        </w:r>
      </w:ins>
    </w:p>
  </w:comment>
  <w:comment w:author="Dagmawi" w:id="10" w:date="2025-07-08T17:04:3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the one Yohnis made?</w:t>
        </w:r>
      </w:ins>
    </w:p>
  </w:comment>
  <w:comment w:author="Rindy Kerr" w:id="26" w:date="2025-07-08T13:09:08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download any analytics&gt;?</w:t>
        </w:r>
      </w:ins>
    </w:p>
  </w:comment>
  <w:comment w:author="Rindy Kerr" w:id="29" w:date="2025-07-08T13:10:05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client??  or is there a binder by year?</w:t>
        </w:r>
      </w:ins>
    </w:p>
  </w:comment>
  <w:comment w:author="Dagmawi" w:id="30" w:date="2025-07-08T18:23:04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a new practice planning to do currently we don't have any</w:t>
        </w:r>
      </w:ins>
    </w:p>
  </w:comment>
  <w:comment w:author="Rindy Kerr" w:id="27" w:date="2025-07-08T13:09:21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this form??</w:t>
        </w:r>
      </w:ins>
    </w:p>
  </w:comment>
  <w:comment w:author="Rindy Kerr" w:id="23" w:date="2025-07-08T13:04:51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it is two years or when required</w:t>
        </w:r>
      </w:ins>
    </w:p>
  </w:comment>
  <w:comment w:author="Rindy Kerr" w:id="16" w:date="2025-07-08T13:00:49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provided in advance</w:t>
        </w:r>
      </w:ins>
    </w:p>
  </w:comment>
  <w:comment w:author="Dagmawi" w:id="17" w:date="2025-07-08T18:13:31Z">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I usually give my contact on site it will be corrected</w:t>
        </w:r>
      </w:ins>
    </w:p>
  </w:comment>
  <w:comment w:author="Rindy Kerr" w:id="21" w:date="2025-07-08T13:03:43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should be part of this SOP.  If you are pointing someone to a folder it needs to be crystal clear and the folder should not move and if it does the SOP needs to be updated.</w:t>
        </w:r>
      </w:ins>
    </w:p>
  </w:comment>
  <w:comment w:author="Rindy Kerr" w:id="22" w:date="2025-07-08T13:04:22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yohanis" w:id="5" w:date="2025-07-22T14:47:24Z"/>
          <w:rFonts w:ascii="Arial" w:cs="Arial" w:eastAsia="Arial" w:hAnsi="Arial"/>
          <w:b w:val="0"/>
          <w:bCs w:val="0"/>
          <w:i w:val="0"/>
          <w:iCs w:val="0"/>
          <w:smallCaps w:val="0"/>
          <w:strike w:val="0"/>
          <w:color w:val="000000"/>
          <w:sz w:val="22"/>
          <w:szCs w:val="22"/>
          <w:u w:val="none"/>
          <w:shd w:fill="auto" w:val="clear"/>
          <w:vertAlign w:val="baseline"/>
        </w:rPr>
      </w:pPr>
      <w:ins w:author="yohanis" w:id="5" w:date="2025-07-22T14:47:2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Separate the form from the SOP and we need to number them.  AND ensure we actually do every step of the checklist.  Checklist must follow the steps in the SOP.</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ins w:author="yohanis" w:id="5" w:date="2025-07-22T14:47:24Z"/>
        <w:rPrChange w:author="yohanis" w:id="0" w:date="2025-07-22T14:47:24Z">
          <w:rPr/>
        </w:rPrChange>
      </w:rPr>
    </w:pPr>
    <w:ins w:author="yohanis" w:id="5" w:date="2025-07-22T14:47:24Z">
      <w:r w:rsidDel="00000000" w:rsidR="00000000" w:rsidRPr="00000000">
        <w:rPr/>
        <w:fldChar w:fldCharType="begin"/>
        <w:instrText xml:space="preserve">PAGE</w:instrText>
        <w:fldChar w:fldCharType="separate"/>
        <w:fldChar w:fldCharType="end"/>
      </w:r>
      <w:r w:rsidDel="00000000" w:rsidR="00000000" w:rsidRPr="00000000">
        <w:rPr>
          <w:rtl w:val="0"/>
        </w:rPr>
      </w:r>
    </w:ins>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yperlink" Target="https://meshcentral.bm3group.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shcentral.bm3group.com/" TargetMode="External"/><Relationship Id="rId8" Type="http://schemas.openxmlformats.org/officeDocument/2006/relationships/hyperlink" Target="https://meshcentral.bm3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